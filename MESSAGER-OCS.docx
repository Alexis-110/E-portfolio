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E43E" w14:textId="512A11A0" w:rsidR="008B1A39" w:rsidRPr="0033272A" w:rsidRDefault="0033272A" w:rsidP="0033272A">
      <w:pPr>
        <w:pStyle w:val="NormalWeb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C0345F" wp14:editId="4D1363A9">
            <wp:simplePos x="0" y="0"/>
            <wp:positionH relativeFrom="column">
              <wp:posOffset>4926965</wp:posOffset>
            </wp:positionH>
            <wp:positionV relativeFrom="paragraph">
              <wp:posOffset>-619125</wp:posOffset>
            </wp:positionV>
            <wp:extent cx="1461359" cy="619125"/>
            <wp:effectExtent l="0" t="0" r="571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359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color w:val="1F3864"/>
          <w:sz w:val="52"/>
          <w:szCs w:val="52"/>
        </w:rPr>
        <w:t xml:space="preserve">Installation OCS Inventory NG             </w:t>
      </w:r>
    </w:p>
    <w:p w14:paraId="30CB0051" w14:textId="6DD5283F" w:rsidR="0033272A" w:rsidRDefault="0033272A">
      <w:pPr>
        <w:spacing w:after="60"/>
        <w:rPr>
          <w:b/>
          <w:bCs/>
          <w:color w:val="E97132" w:themeColor="accent2"/>
          <w:sz w:val="32"/>
          <w:szCs w:val="32"/>
        </w:rPr>
      </w:pPr>
      <w:r w:rsidRPr="0033272A">
        <w:rPr>
          <w:b/>
          <w:bCs/>
          <w:color w:val="E97132" w:themeColor="accent2"/>
          <w:sz w:val="32"/>
          <w:szCs w:val="32"/>
        </w:rPr>
        <w:t>MESSAGER Alexis</w:t>
      </w:r>
    </w:p>
    <w:p w14:paraId="53D715EF" w14:textId="23CAE09E" w:rsidR="0033272A" w:rsidRPr="0033272A" w:rsidRDefault="0033272A" w:rsidP="003F5ECD">
      <w:pPr>
        <w:spacing w:after="60"/>
        <w:rPr>
          <w:b/>
          <w:bCs/>
          <w:color w:val="DAE9F7" w:themeColor="text2" w:themeTint="1A"/>
          <w:sz w:val="32"/>
          <w:szCs w:val="32"/>
        </w:rPr>
      </w:pPr>
      <w:r w:rsidRPr="0033272A">
        <w:rPr>
          <w:b/>
          <w:bCs/>
          <w:color w:val="DAE9F7" w:themeColor="text2" w:themeTint="1A"/>
          <w:sz w:val="32"/>
          <w:szCs w:val="32"/>
        </w:rPr>
        <w:t>Définition</w:t>
      </w:r>
      <w:r>
        <w:rPr>
          <w:b/>
          <w:bCs/>
          <w:color w:val="DAE9F7" w:themeColor="text2" w:themeTint="1A"/>
          <w:sz w:val="32"/>
          <w:szCs w:val="32"/>
        </w:rPr>
        <w:t>s</w:t>
      </w:r>
      <w:r w:rsidR="00FF54E8">
        <w:rPr>
          <w:b/>
          <w:bCs/>
          <w:color w:val="DAE9F7" w:themeColor="text2" w:themeTint="1A"/>
          <w:sz w:val="32"/>
          <w:szCs w:val="32"/>
        </w:rPr>
        <w:t>, sources, avis et</w:t>
      </w:r>
      <w:r w:rsidRPr="0033272A">
        <w:rPr>
          <w:b/>
          <w:bCs/>
          <w:color w:val="DAE9F7" w:themeColor="text2" w:themeTint="1A"/>
          <w:sz w:val="32"/>
          <w:szCs w:val="32"/>
        </w:rPr>
        <w:t xml:space="preserve"> fonctionnement à la fin</w:t>
      </w:r>
      <w:r>
        <w:rPr>
          <w:b/>
          <w:bCs/>
          <w:color w:val="DAE9F7" w:themeColor="text2" w:themeTint="1A"/>
          <w:sz w:val="32"/>
          <w:szCs w:val="32"/>
        </w:rPr>
        <w:t>.</w:t>
      </w:r>
    </w:p>
    <w:p w14:paraId="7D0AEC42" w14:textId="6C144CF1" w:rsidR="0033272A" w:rsidRPr="00FF54E8" w:rsidRDefault="0033272A">
      <w:pPr>
        <w:spacing w:after="60"/>
        <w:rPr>
          <w:b/>
          <w:bCs/>
          <w:color w:val="A5C9EB" w:themeColor="text2" w:themeTint="40"/>
          <w:sz w:val="16"/>
          <w:szCs w:val="16"/>
        </w:rPr>
      </w:pPr>
      <w:r w:rsidRPr="00FF54E8">
        <w:rPr>
          <w:b/>
          <w:bCs/>
          <w:color w:val="A5C9EB" w:themeColor="text2" w:themeTint="40"/>
          <w:sz w:val="16"/>
          <w:szCs w:val="16"/>
        </w:rPr>
        <w:t>Mise en page : claude.ai</w:t>
      </w:r>
    </w:p>
    <w:p w14:paraId="57321B34" w14:textId="51B99506" w:rsidR="008B1A39" w:rsidRDefault="00000000">
      <w:pPr>
        <w:spacing w:after="300"/>
      </w:pPr>
      <w:r>
        <w:rPr>
          <w:i/>
          <w:iCs/>
          <w:color w:val="888888"/>
          <w:sz w:val="24"/>
          <w:szCs w:val="24"/>
        </w:rPr>
        <w:t xml:space="preserve">Debian 12/13 · </w:t>
      </w:r>
      <w:proofErr w:type="spellStart"/>
      <w:r>
        <w:rPr>
          <w:i/>
          <w:iCs/>
          <w:color w:val="888888"/>
          <w:sz w:val="24"/>
          <w:szCs w:val="24"/>
        </w:rPr>
        <w:t>MariaDB</w:t>
      </w:r>
      <w:proofErr w:type="spellEnd"/>
      <w:r>
        <w:rPr>
          <w:i/>
          <w:iCs/>
          <w:color w:val="888888"/>
          <w:sz w:val="24"/>
          <w:szCs w:val="24"/>
        </w:rPr>
        <w:t xml:space="preserve"> · Simulation avec ocsweb_0916.sql</w:t>
      </w:r>
    </w:p>
    <w:p w14:paraId="384A7D52" w14:textId="2F6ADD02" w:rsidR="008B1A39" w:rsidRDefault="00000000">
      <w:pPr>
        <w:pStyle w:val="Titre1"/>
      </w:pPr>
      <w:r>
        <w:t>1. Prérequis</w:t>
      </w:r>
    </w:p>
    <w:p w14:paraId="1CB68E0E" w14:textId="0B84AD13" w:rsidR="008B1A39" w:rsidRDefault="00000000">
      <w:pPr>
        <w:pStyle w:val="Titre2"/>
      </w:pPr>
      <w:r>
        <w:t>Mise à jour du système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6754B0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746BB4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apt update &amp;&amp; apt full-upgrade -y</w:t>
            </w:r>
          </w:p>
        </w:tc>
      </w:tr>
    </w:tbl>
    <w:p w14:paraId="36F8B699" w14:textId="60EE2D8F" w:rsidR="008B1A39" w:rsidRPr="0033272A" w:rsidRDefault="00A87337">
      <w:pPr>
        <w:rPr>
          <w:lang w:val="en-US"/>
        </w:rPr>
      </w:pPr>
      <w:ins w:id="0" w:author="alexis messager" w:date="2026-04-17T13:55:00Z" w16du:dateUtc="2026-04-17T11:55:00Z">
        <w:r w:rsidRPr="00A87337">
          <w:rPr>
            <w:lang w:val="en-US"/>
          </w:rPr>
          <w:drawing>
            <wp:anchor distT="0" distB="0" distL="114300" distR="114300" simplePos="0" relativeHeight="251659264" behindDoc="0" locked="0" layoutInCell="1" allowOverlap="1" wp14:anchorId="677B10F3" wp14:editId="1F256416">
              <wp:simplePos x="0" y="0"/>
              <wp:positionH relativeFrom="margin">
                <wp:posOffset>1096303</wp:posOffset>
              </wp:positionH>
              <wp:positionV relativeFrom="paragraph">
                <wp:posOffset>78056</wp:posOffset>
              </wp:positionV>
              <wp:extent cx="2513525" cy="103315"/>
              <wp:effectExtent l="0" t="0" r="0" b="0"/>
              <wp:wrapNone/>
              <wp:docPr id="1185636090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85636090" name=""/>
                      <pic:cNvPicPr/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3525" cy="1033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7E81E126" w14:textId="0BC35DB2" w:rsidR="008B1A39" w:rsidRDefault="00000000">
      <w:pPr>
        <w:pStyle w:val="Titre2"/>
      </w:pPr>
      <w:r>
        <w:t>Paquets absents par défaut sur Debian 12/13</w:t>
      </w:r>
    </w:p>
    <w:p w14:paraId="57A75947" w14:textId="24FD1FA4" w:rsidR="008B1A39" w:rsidRDefault="00000000">
      <w:pPr>
        <w:spacing w:before="50" w:after="50"/>
      </w:pPr>
      <w:r>
        <w:t>Ces paquets ne sont pas installés sur une Debian minimale, il faut les ajouter avant de commencer :</w:t>
      </w:r>
    </w:p>
    <w:p w14:paraId="4A18D6FA" w14:textId="77777777" w:rsidR="008B1A39" w:rsidRDefault="008B1A3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23A585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FC1B06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apt install -y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sudo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curl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wget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gnupg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lsb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-release ca-certificates \</w:t>
            </w:r>
          </w:p>
        </w:tc>
      </w:tr>
      <w:tr w:rsidR="008B1A39" w:rsidRPr="00C55307" w14:paraId="71083E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081487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   unzip tar git software-properties-common</w:t>
            </w:r>
          </w:p>
        </w:tc>
      </w:tr>
    </w:tbl>
    <w:p w14:paraId="644D158E" w14:textId="59C18D57" w:rsidR="008B1A39" w:rsidRPr="0033272A" w:rsidRDefault="00A87337">
      <w:pPr>
        <w:rPr>
          <w:lang w:val="en-US"/>
        </w:rPr>
      </w:pPr>
      <w:ins w:id="1" w:author="alexis messager" w:date="2026-04-17T13:56:00Z" w16du:dateUtc="2026-04-17T11:56:00Z">
        <w:r>
          <w:rPr>
            <w:noProof/>
            <w:lang w:val="en-US"/>
          </w:rPr>
          <w:drawing>
            <wp:anchor distT="0" distB="0" distL="114300" distR="114300" simplePos="0" relativeHeight="251660288" behindDoc="0" locked="0" layoutInCell="1" allowOverlap="1" wp14:anchorId="6F64219E" wp14:editId="6A497549">
              <wp:simplePos x="0" y="0"/>
              <wp:positionH relativeFrom="margin">
                <wp:align>center</wp:align>
              </wp:positionH>
              <wp:positionV relativeFrom="paragraph">
                <wp:posOffset>3175</wp:posOffset>
              </wp:positionV>
              <wp:extent cx="3903247" cy="199667"/>
              <wp:effectExtent l="0" t="0" r="2540" b="0"/>
              <wp:wrapNone/>
              <wp:docPr id="1272603110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03247" cy="199667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7C40C305" w14:textId="29310CB7" w:rsidR="008B1A39" w:rsidRDefault="00000000">
      <w:pPr>
        <w:spacing w:before="40" w:after="40"/>
        <w:ind w:left="360"/>
      </w:pPr>
      <w:r>
        <w:rPr>
          <w:b/>
          <w:bCs/>
          <w:color w:val="C00000"/>
          <w:sz w:val="21"/>
          <w:szCs w:val="21"/>
        </w:rPr>
        <w:t xml:space="preserve">⚠ </w:t>
      </w:r>
      <w:proofErr w:type="spellStart"/>
      <w:r>
        <w:rPr>
          <w:color w:val="C00000"/>
          <w:sz w:val="21"/>
          <w:szCs w:val="21"/>
        </w:rPr>
        <w:t>sudo</w:t>
      </w:r>
      <w:proofErr w:type="spellEnd"/>
      <w:r>
        <w:rPr>
          <w:color w:val="C00000"/>
          <w:sz w:val="21"/>
          <w:szCs w:val="21"/>
        </w:rPr>
        <w:t xml:space="preserve"> n'existe pas sur une </w:t>
      </w:r>
      <w:proofErr w:type="spellStart"/>
      <w:r>
        <w:rPr>
          <w:color w:val="C00000"/>
          <w:sz w:val="21"/>
          <w:szCs w:val="21"/>
        </w:rPr>
        <w:t>install</w:t>
      </w:r>
      <w:proofErr w:type="spellEnd"/>
      <w:r>
        <w:rPr>
          <w:color w:val="C00000"/>
          <w:sz w:val="21"/>
          <w:szCs w:val="21"/>
        </w:rPr>
        <w:t xml:space="preserve"> minimale. Se connecter en root (su -) pour les premières commandes, puis : </w:t>
      </w:r>
      <w:proofErr w:type="spellStart"/>
      <w:r>
        <w:rPr>
          <w:color w:val="C00000"/>
          <w:sz w:val="21"/>
          <w:szCs w:val="21"/>
        </w:rPr>
        <w:t>usermod</w:t>
      </w:r>
      <w:proofErr w:type="spellEnd"/>
      <w:r>
        <w:rPr>
          <w:color w:val="C00000"/>
          <w:sz w:val="21"/>
          <w:szCs w:val="21"/>
        </w:rPr>
        <w:t xml:space="preserve"> -</w:t>
      </w:r>
      <w:proofErr w:type="spellStart"/>
      <w:r>
        <w:rPr>
          <w:color w:val="C00000"/>
          <w:sz w:val="21"/>
          <w:szCs w:val="21"/>
        </w:rPr>
        <w:t>aG</w:t>
      </w:r>
      <w:proofErr w:type="spellEnd"/>
      <w:r>
        <w:rPr>
          <w:color w:val="C00000"/>
          <w:sz w:val="21"/>
          <w:szCs w:val="21"/>
        </w:rPr>
        <w:t xml:space="preserve"> </w:t>
      </w:r>
      <w:proofErr w:type="spellStart"/>
      <w:r>
        <w:rPr>
          <w:color w:val="C00000"/>
          <w:sz w:val="21"/>
          <w:szCs w:val="21"/>
        </w:rPr>
        <w:t>sudo</w:t>
      </w:r>
      <w:proofErr w:type="spellEnd"/>
      <w:r>
        <w:rPr>
          <w:color w:val="C00000"/>
          <w:sz w:val="21"/>
          <w:szCs w:val="21"/>
        </w:rPr>
        <w:t xml:space="preserve"> &lt;user&gt;</w:t>
      </w:r>
    </w:p>
    <w:p w14:paraId="5B86A03C" w14:textId="77777777" w:rsidR="008B1A39" w:rsidRDefault="008B1A39"/>
    <w:p w14:paraId="56BDFCBB" w14:textId="45B85A40" w:rsidR="008B1A39" w:rsidRDefault="00000000">
      <w:pPr>
        <w:pStyle w:val="Titre2"/>
      </w:pPr>
      <w:r>
        <w:t>Apache + PHP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6D2073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1957117" w14:textId="0E4F3DC4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-y apache2 libapache2-mod-perl2</w:t>
            </w:r>
          </w:p>
        </w:tc>
      </w:tr>
      <w:tr w:rsidR="008B1A39" w14:paraId="30A744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F8B793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14:paraId="3AC6B1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C09B08C" w14:textId="10FC696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PHP 8.2 (remplacer par 8.3 sur Debian 13)</w:t>
            </w:r>
          </w:p>
        </w:tc>
      </w:tr>
      <w:tr w:rsidR="008B1A39" w14:paraId="11CD14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9AB98C" w14:textId="61F14C9B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-y php8.2 php8.2-cli php8.2-mysql php8.2-xml \</w:t>
            </w:r>
          </w:p>
        </w:tc>
      </w:tr>
      <w:tr w:rsidR="008B1A39" w:rsidRPr="00C55307" w14:paraId="3A0C19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8C57AC" w14:textId="7F13A109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   php8.2-mbstring php8.2-gd php8.2-zip php8.2-curl \</w:t>
            </w:r>
          </w:p>
        </w:tc>
      </w:tr>
      <w:tr w:rsidR="008B1A39" w14:paraId="22C256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AD9F2D" w14:textId="57776B69" w:rsidR="0033272A" w:rsidRPr="00FF1223" w:rsidRDefault="0033272A" w:rsidP="0033272A">
            <w:pPr>
              <w:pStyle w:val="NormalWeb"/>
              <w:rPr>
                <w:lang w:val="en-US"/>
                <w:rPrChange w:id="2" w:author="alexis messager" w:date="2026-04-16T21:41:00Z" w16du:dateUtc="2026-04-16T19:41:00Z">
                  <w:rPr/>
                </w:rPrChange>
              </w:rPr>
            </w:pPr>
          </w:p>
          <w:p w14:paraId="7D4D8A5F" w14:textId="15E7EDD8" w:rsidR="008B1A39" w:rsidRDefault="00000000">
            <w:pPr>
              <w:spacing w:before="10" w:after="10"/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php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8.2-soap php8.2-ldap libapache2-mod-php8.2</w:t>
            </w:r>
          </w:p>
        </w:tc>
      </w:tr>
      <w:tr w:rsidR="008B1A39" w14:paraId="4678C3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84D1FE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14:paraId="4A453E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E7877B" w14:textId="267E172B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2enmod rewrite headers</w:t>
            </w:r>
          </w:p>
        </w:tc>
      </w:tr>
      <w:tr w:rsidR="008B1A39" w14:paraId="1529A7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80116F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apache2</w:t>
            </w:r>
          </w:p>
        </w:tc>
      </w:tr>
    </w:tbl>
    <w:p w14:paraId="7A0F24A4" w14:textId="4F6A4FBA" w:rsidR="008B1A39" w:rsidRDefault="008B1A39"/>
    <w:p w14:paraId="31FDB126" w14:textId="77777777" w:rsidR="008B1A39" w:rsidRDefault="00000000">
      <w:pPr>
        <w:pStyle w:val="Titre2"/>
      </w:pPr>
      <w:r>
        <w:t>Modules Perl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4975A5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81C529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-y perl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libxml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-simple-perl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libcompress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zlib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-perl \</w:t>
            </w:r>
          </w:p>
        </w:tc>
      </w:tr>
      <w:tr w:rsidR="008B1A39" w14:paraId="587AA9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50EC01" w14:textId="5A9940C1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libdbi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-perl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libdbd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-perl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libapache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dbi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-perl \</w:t>
            </w:r>
          </w:p>
        </w:tc>
      </w:tr>
      <w:tr w:rsidR="008B1A39" w:rsidRPr="00C55307" w14:paraId="508D5E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4D2A83F" w14:textId="04789D38" w:rsidR="008B1A39" w:rsidRPr="0033272A" w:rsidRDefault="00A87337">
            <w:pPr>
              <w:spacing w:before="10" w:after="10"/>
              <w:rPr>
                <w:lang w:val="en-US"/>
              </w:rPr>
            </w:pPr>
            <w:ins w:id="3" w:author="alexis messager" w:date="2026-04-17T13:57:00Z" w16du:dateUtc="2026-04-17T11:57:00Z">
              <w:r w:rsidRPr="00A87337">
                <w:rPr>
                  <w:lang w:val="en-US"/>
                </w:rPr>
                <w:drawing>
                  <wp:anchor distT="0" distB="0" distL="114300" distR="114300" simplePos="0" relativeHeight="251661312" behindDoc="0" locked="0" layoutInCell="1" allowOverlap="1" wp14:anchorId="07CA6221" wp14:editId="095057EB">
                    <wp:simplePos x="0" y="0"/>
                    <wp:positionH relativeFrom="margin">
                      <wp:posOffset>2018861</wp:posOffset>
                    </wp:positionH>
                    <wp:positionV relativeFrom="paragraph">
                      <wp:posOffset>7865</wp:posOffset>
                    </wp:positionV>
                    <wp:extent cx="3644802" cy="200290"/>
                    <wp:effectExtent l="0" t="0" r="0" b="9525"/>
                    <wp:wrapNone/>
                    <wp:docPr id="1377688208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77688208" name="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644802" cy="20029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r w:rsidR="00000000" w:rsidRPr="00A87337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  <w:rPrChange w:id="4" w:author="alexis messager" w:date="2026-04-17T13:58:00Z" w16du:dateUtc="2026-04-17T11:58:00Z">
                  <w:rPr>
                    <w:rFonts w:ascii="Courier New" w:eastAsia="Courier New" w:hAnsi="Courier New" w:cs="Courier New"/>
                    <w:color w:val="1E1E1E"/>
                    <w:sz w:val="18"/>
                    <w:szCs w:val="18"/>
                  </w:rPr>
                </w:rPrChange>
              </w:rPr>
              <w:t xml:space="preserve">    </w:t>
            </w:r>
            <w:proofErr w:type="spellStart"/>
            <w:r w:rsidR="00000000"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libnet-ip-perl</w:t>
            </w:r>
            <w:proofErr w:type="spellEnd"/>
            <w:r w:rsidR="00000000"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make </w:t>
            </w:r>
            <w:proofErr w:type="spellStart"/>
            <w:r w:rsidR="00000000"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gcc</w:t>
            </w:r>
            <w:proofErr w:type="spellEnd"/>
          </w:p>
        </w:tc>
      </w:tr>
    </w:tbl>
    <w:p w14:paraId="5A6EC6F0" w14:textId="4FEAF9A9" w:rsidR="008B1A39" w:rsidRPr="0033272A" w:rsidRDefault="008B1A39">
      <w:pPr>
        <w:rPr>
          <w:lang w:val="en-US"/>
        </w:rPr>
      </w:pPr>
    </w:p>
    <w:p w14:paraId="66D2C3BF" w14:textId="5A2FB2D1" w:rsidR="008B1A39" w:rsidRDefault="00A87337">
      <w:pPr>
        <w:spacing w:before="40" w:after="40"/>
        <w:ind w:left="360"/>
      </w:pPr>
      <w:ins w:id="5" w:author="alexis messager" w:date="2026-04-17T13:58:00Z" w16du:dateUtc="2026-04-17T11:58:00Z">
        <w:r w:rsidRPr="00A87337">
          <w:rPr>
            <w:rFonts w:ascii="Courier New" w:eastAsia="Courier New" w:hAnsi="Courier New" w:cs="Courier New"/>
            <w:color w:val="1E1E1E"/>
            <w:sz w:val="18"/>
            <w:szCs w:val="18"/>
          </w:rPr>
          <w:drawing>
            <wp:anchor distT="0" distB="0" distL="114300" distR="114300" simplePos="0" relativeHeight="251662336" behindDoc="0" locked="0" layoutInCell="1" allowOverlap="1" wp14:anchorId="14747960" wp14:editId="5FC7A6A1">
              <wp:simplePos x="0" y="0"/>
              <wp:positionH relativeFrom="column">
                <wp:posOffset>708904</wp:posOffset>
              </wp:positionH>
              <wp:positionV relativeFrom="paragraph">
                <wp:posOffset>523289</wp:posOffset>
              </wp:positionV>
              <wp:extent cx="3240356" cy="183091"/>
              <wp:effectExtent l="0" t="0" r="0" b="7620"/>
              <wp:wrapNone/>
              <wp:docPr id="1438030962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8030962" name="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40356" cy="1830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r w:rsidR="00000000">
        <w:rPr>
          <w:b/>
          <w:bCs/>
          <w:color w:val="C00000"/>
          <w:sz w:val="21"/>
          <w:szCs w:val="21"/>
        </w:rPr>
        <w:t xml:space="preserve">⚠ </w:t>
      </w:r>
      <w:proofErr w:type="spellStart"/>
      <w:r w:rsidR="00000000">
        <w:rPr>
          <w:color w:val="C00000"/>
          <w:sz w:val="21"/>
          <w:szCs w:val="21"/>
        </w:rPr>
        <w:t>libsoap</w:t>
      </w:r>
      <w:proofErr w:type="spellEnd"/>
      <w:r w:rsidR="00000000">
        <w:rPr>
          <w:color w:val="C00000"/>
          <w:sz w:val="21"/>
          <w:szCs w:val="21"/>
        </w:rPr>
        <w:t>-lite-perl a disparu des dépôts Debian 12. Installer via CPAN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74E1C3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AC5911" w14:textId="002302D1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libcpanminus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-perl</w:t>
            </w:r>
          </w:p>
        </w:tc>
      </w:tr>
      <w:tr w:rsidR="008B1A39" w14:paraId="0B3314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152B84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lastRenderedPageBreak/>
              <w:t>cpanm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SOAP::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Lite</w:t>
            </w:r>
          </w:p>
        </w:tc>
      </w:tr>
    </w:tbl>
    <w:p w14:paraId="41AF4976" w14:textId="1ABF2AE3" w:rsidR="008B1A39" w:rsidRDefault="008B1A39"/>
    <w:p w14:paraId="7CA2138C" w14:textId="77777777" w:rsidR="008B1A39" w:rsidRDefault="00000000">
      <w:pPr>
        <w:pStyle w:val="Titre1"/>
      </w:pPr>
      <w:r>
        <w:t xml:space="preserve">2. Installation </w:t>
      </w:r>
      <w:proofErr w:type="spellStart"/>
      <w:r>
        <w:t>MariaDB</w:t>
      </w:r>
      <w:proofErr w:type="spellEnd"/>
    </w:p>
    <w:p w14:paraId="70D4E056" w14:textId="77777777" w:rsidR="008B1A39" w:rsidRDefault="00000000">
      <w:pPr>
        <w:pStyle w:val="Titre2"/>
      </w:pPr>
      <w:r>
        <w:t>Ajout du dépôt officiel et installation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297C58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1AF3476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curl -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fsSL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https://downloads.mariadb.com/MariaDB/mariadb_repo_setup | bash</w:t>
            </w:r>
          </w:p>
        </w:tc>
      </w:tr>
      <w:tr w:rsidR="008B1A39" w14:paraId="04E85E2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49D11F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update &amp;&amp;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mariadb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-server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mariadb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-client</w:t>
            </w:r>
          </w:p>
        </w:tc>
      </w:tr>
      <w:tr w:rsidR="008B1A39" w14:paraId="525DAF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714B2C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:rsidRPr="00C55307" w14:paraId="54F68B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276264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systemctl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enable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mariadb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&amp;&amp;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systemctl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start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mariadb</w:t>
            </w:r>
            <w:proofErr w:type="spellEnd"/>
          </w:p>
        </w:tc>
      </w:tr>
    </w:tbl>
    <w:p w14:paraId="114A848E" w14:textId="77777777" w:rsidR="008B1A39" w:rsidRPr="0033272A" w:rsidRDefault="008B1A39">
      <w:pPr>
        <w:rPr>
          <w:lang w:val="en-US"/>
        </w:rPr>
      </w:pPr>
    </w:p>
    <w:p w14:paraId="72CBF9EC" w14:textId="77777777" w:rsidR="008B1A39" w:rsidRDefault="00000000">
      <w:pPr>
        <w:pStyle w:val="Titre2"/>
      </w:pPr>
      <w:r>
        <w:t>Sécurisation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2A440A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3FD7BC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mysql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_secure_installation</w:t>
            </w:r>
            <w:proofErr w:type="spellEnd"/>
          </w:p>
        </w:tc>
      </w:tr>
    </w:tbl>
    <w:p w14:paraId="0F59B430" w14:textId="45CAD6DA" w:rsidR="008B1A39" w:rsidRDefault="00A87337">
      <w:ins w:id="6" w:author="alexis messager" w:date="2026-04-17T14:02:00Z" w16du:dateUtc="2026-04-17T12:02:00Z">
        <w:r>
          <w:rPr>
            <w:noProof/>
          </w:rPr>
          <w:drawing>
            <wp:inline distT="0" distB="0" distL="0" distR="0" wp14:anchorId="64EE8884" wp14:editId="10E53FBC">
              <wp:extent cx="2788920" cy="121920"/>
              <wp:effectExtent l="0" t="0" r="0" b="0"/>
              <wp:docPr id="1986222962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88920" cy="1219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7F625127" w14:textId="77777777" w:rsidR="008B1A39" w:rsidRDefault="00000000">
      <w:pPr>
        <w:spacing w:before="40" w:after="40"/>
        <w:ind w:left="360"/>
      </w:pPr>
      <w:r>
        <w:rPr>
          <w:b/>
          <w:bCs/>
          <w:color w:val="C55A11"/>
          <w:sz w:val="21"/>
          <w:szCs w:val="21"/>
        </w:rPr>
        <w:t xml:space="preserve">→ </w:t>
      </w:r>
      <w:r>
        <w:rPr>
          <w:i/>
          <w:iCs/>
          <w:color w:val="444444"/>
          <w:sz w:val="21"/>
          <w:szCs w:val="21"/>
        </w:rPr>
        <w:t xml:space="preserve">Répondre n à </w:t>
      </w:r>
      <w:proofErr w:type="spellStart"/>
      <w:r>
        <w:rPr>
          <w:i/>
          <w:iCs/>
          <w:color w:val="444444"/>
          <w:sz w:val="21"/>
          <w:szCs w:val="21"/>
        </w:rPr>
        <w:t>unix_socket</w:t>
      </w:r>
      <w:proofErr w:type="spellEnd"/>
      <w:r>
        <w:rPr>
          <w:i/>
          <w:iCs/>
          <w:color w:val="444444"/>
          <w:sz w:val="21"/>
          <w:szCs w:val="21"/>
        </w:rPr>
        <w:t>, Y pour le mot de passe root, Y pour tout le reste.</w:t>
      </w:r>
    </w:p>
    <w:p w14:paraId="79D03C73" w14:textId="77777777" w:rsidR="008B1A39" w:rsidRDefault="008B1A39"/>
    <w:p w14:paraId="44AC0E93" w14:textId="77777777" w:rsidR="008B1A39" w:rsidRDefault="00000000">
      <w:pPr>
        <w:pStyle w:val="Titre2"/>
      </w:pPr>
      <w:r>
        <w:t>Création de la base OCS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064766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B7EE8D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-u root</w:t>
            </w:r>
          </w:p>
        </w:tc>
      </w:tr>
      <w:tr w:rsidR="008B1A39" w14:paraId="377328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28773C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:rsidRPr="00C55307" w14:paraId="680B10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DD8383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CREATE DATABASE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CHARACTER SET utf8mb4 COLLATE utf8mb4_general_ci;</w:t>
            </w:r>
          </w:p>
        </w:tc>
      </w:tr>
      <w:tr w:rsidR="008B1A39" w:rsidRPr="00C55307" w14:paraId="1B393C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7B7B63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CREATE USER '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'@'localhost' IDENTIFIED BY '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MotDePasse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!';</w:t>
            </w:r>
          </w:p>
        </w:tc>
      </w:tr>
      <w:tr w:rsidR="008B1A39" w14:paraId="1A5036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CF71DD" w14:textId="77777777" w:rsidR="008B1A39" w:rsidRDefault="00000000">
            <w:pPr>
              <w:spacing w:before="10" w:after="10"/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GRANT ALL PRIVILEGES ON </w:t>
            </w:r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ocsweb.*</w:t>
            </w:r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TO 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ocs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'@'localhost';</w:t>
            </w:r>
          </w:p>
        </w:tc>
      </w:tr>
      <w:tr w:rsidR="008B1A39" w14:paraId="1DB330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5338B5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FLUSH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PRIVILEGES;</w:t>
            </w:r>
            <w:proofErr w:type="gramEnd"/>
          </w:p>
        </w:tc>
      </w:tr>
      <w:tr w:rsidR="008B1A39" w14:paraId="32DEC3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4EDF70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EXIT;</w:t>
            </w:r>
            <w:proofErr w:type="gramEnd"/>
          </w:p>
        </w:tc>
      </w:tr>
    </w:tbl>
    <w:p w14:paraId="270D2957" w14:textId="77777777" w:rsidR="008B1A39" w:rsidRDefault="008B1A39"/>
    <w:p w14:paraId="3EF7B497" w14:textId="77777777" w:rsidR="008B1A39" w:rsidRDefault="00000000">
      <w:pPr>
        <w:spacing w:before="40" w:after="40"/>
        <w:ind w:left="360"/>
      </w:pPr>
      <w:r>
        <w:rPr>
          <w:b/>
          <w:bCs/>
          <w:color w:val="C00000"/>
          <w:sz w:val="21"/>
          <w:szCs w:val="21"/>
        </w:rPr>
        <w:t xml:space="preserve">⚠ </w:t>
      </w:r>
      <w:r>
        <w:rPr>
          <w:color w:val="C00000"/>
          <w:sz w:val="21"/>
          <w:szCs w:val="21"/>
        </w:rPr>
        <w:t>Ne jamais utiliser root comme utilisateur OCS en production.</w:t>
      </w:r>
    </w:p>
    <w:p w14:paraId="3FD7D15C" w14:textId="77777777" w:rsidR="008B1A39" w:rsidRDefault="008B1A39"/>
    <w:p w14:paraId="55877B5B" w14:textId="6538C90A" w:rsidR="008B1A39" w:rsidRDefault="00E70293">
      <w:ins w:id="7" w:author="alexis messager" w:date="2026-04-17T14:13:00Z" w16du:dateUtc="2026-04-17T12:13:00Z">
        <w:r>
          <w:rPr>
            <w:noProof/>
          </w:rPr>
          <w:drawing>
            <wp:anchor distT="0" distB="0" distL="114300" distR="114300" simplePos="0" relativeHeight="251665408" behindDoc="0" locked="0" layoutInCell="1" allowOverlap="1" wp14:anchorId="7D70DB74" wp14:editId="36D9CB2F">
              <wp:simplePos x="0" y="0"/>
              <wp:positionH relativeFrom="column">
                <wp:posOffset>5862</wp:posOffset>
              </wp:positionH>
              <wp:positionV relativeFrom="paragraph">
                <wp:posOffset>749007</wp:posOffset>
              </wp:positionV>
              <wp:extent cx="2453640" cy="167640"/>
              <wp:effectExtent l="0" t="0" r="3810" b="3810"/>
              <wp:wrapNone/>
              <wp:docPr id="1865086791" name="Imag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53640" cy="16764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ins>
      <w:ins w:id="8" w:author="alexis messager" w:date="2026-04-17T14:10:00Z" w16du:dateUtc="2026-04-17T12:10:00Z">
        <w:r>
          <w:rPr>
            <w:noProof/>
          </w:rPr>
          <w:drawing>
            <wp:anchor distT="0" distB="0" distL="114300" distR="114300" simplePos="0" relativeHeight="251664384" behindDoc="0" locked="0" layoutInCell="1" allowOverlap="1" wp14:anchorId="3C552437" wp14:editId="72B89509">
              <wp:simplePos x="0" y="0"/>
              <wp:positionH relativeFrom="margin">
                <wp:align>left</wp:align>
              </wp:positionH>
              <wp:positionV relativeFrom="paragraph">
                <wp:posOffset>543022</wp:posOffset>
              </wp:positionV>
              <wp:extent cx="5006975" cy="114300"/>
              <wp:effectExtent l="0" t="0" r="3175" b="0"/>
              <wp:wrapNone/>
              <wp:docPr id="1654454435" name="Imag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06975" cy="1143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ins w:id="9" w:author="alexis messager" w:date="2026-04-17T14:08:00Z" w16du:dateUtc="2026-04-17T12:08:00Z">
        <w:r>
          <w:rPr>
            <w:noProof/>
          </w:rPr>
          <w:drawing>
            <wp:anchor distT="0" distB="0" distL="114300" distR="114300" simplePos="0" relativeHeight="251663360" behindDoc="0" locked="0" layoutInCell="1" allowOverlap="1" wp14:anchorId="35F3705D" wp14:editId="6A1277EC">
              <wp:simplePos x="0" y="0"/>
              <wp:positionH relativeFrom="margin">
                <wp:align>left</wp:align>
              </wp:positionH>
              <wp:positionV relativeFrom="paragraph">
                <wp:posOffset>332593</wp:posOffset>
              </wp:positionV>
              <wp:extent cx="5197475" cy="137160"/>
              <wp:effectExtent l="0" t="0" r="3175" b="0"/>
              <wp:wrapNone/>
              <wp:docPr id="318869869" name="Imag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97475" cy="13716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ins w:id="10" w:author="alexis messager" w:date="2026-04-17T14:04:00Z" w16du:dateUtc="2026-04-17T12:04:00Z">
        <w:r w:rsidR="00A87337">
          <w:rPr>
            <w:noProof/>
          </w:rPr>
          <w:drawing>
            <wp:inline distT="0" distB="0" distL="0" distR="0" wp14:anchorId="283547FE" wp14:editId="1A5A5C79">
              <wp:extent cx="5387975" cy="281940"/>
              <wp:effectExtent l="0" t="0" r="3175" b="3810"/>
              <wp:docPr id="574453639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87975" cy="28194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  <w:r w:rsidR="00000000">
        <w:br w:type="page"/>
      </w:r>
    </w:p>
    <w:p w14:paraId="49943018" w14:textId="77777777" w:rsidR="008B1A39" w:rsidRDefault="00000000">
      <w:pPr>
        <w:pStyle w:val="Titre1"/>
      </w:pPr>
      <w:r>
        <w:lastRenderedPageBreak/>
        <w:t xml:space="preserve">3. Sauvegarde </w:t>
      </w:r>
      <w:proofErr w:type="spellStart"/>
      <w:r>
        <w:t>MariaDB</w:t>
      </w:r>
      <w:proofErr w:type="spellEnd"/>
    </w:p>
    <w:p w14:paraId="5505E0FC" w14:textId="77777777" w:rsidR="008B1A39" w:rsidRDefault="00000000">
      <w:pPr>
        <w:pStyle w:val="Titre2"/>
      </w:pPr>
      <w:r>
        <w:t>Sauvegarde manuelle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37A152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94FC56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mysqldump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root --single-transaction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&gt; /backup/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_$(date +%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Y%m%d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).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sql</w:t>
            </w:r>
            <w:proofErr w:type="spellEnd"/>
          </w:p>
        </w:tc>
      </w:tr>
      <w:tr w:rsidR="008B1A39" w:rsidRPr="00C55307" w14:paraId="5E7823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E4CC23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</w:p>
        </w:tc>
      </w:tr>
      <w:tr w:rsidR="008B1A39" w14:paraId="511194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FE3A5B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Avec compression</w:t>
            </w:r>
          </w:p>
        </w:tc>
      </w:tr>
      <w:tr w:rsidR="008B1A39" w:rsidRPr="00C55307" w14:paraId="72FF0E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8CB4C1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mysqldump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root --single-transaction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gzip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&gt; /backup/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_$(date +%Y%m%d</w:t>
            </w:r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).sql.gz</w:t>
            </w:r>
            <w:proofErr w:type="gramEnd"/>
          </w:p>
        </w:tc>
      </w:tr>
    </w:tbl>
    <w:p w14:paraId="3DE01684" w14:textId="77777777" w:rsidR="008B1A39" w:rsidRPr="0033272A" w:rsidRDefault="008B1A39">
      <w:pPr>
        <w:rPr>
          <w:lang w:val="en-US"/>
        </w:rPr>
      </w:pPr>
    </w:p>
    <w:p w14:paraId="58CCA76F" w14:textId="77777777" w:rsidR="008B1A39" w:rsidRDefault="00000000">
      <w:pPr>
        <w:pStyle w:val="Titre2"/>
      </w:pPr>
      <w:r>
        <w:t xml:space="preserve">Automatisation via </w:t>
      </w:r>
      <w:proofErr w:type="spellStart"/>
      <w:r>
        <w:t>cron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3FFA13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40333A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mkdir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-p /backup/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mariadb</w:t>
            </w:r>
            <w:proofErr w:type="spellEnd"/>
          </w:p>
        </w:tc>
      </w:tr>
      <w:tr w:rsidR="008B1A39" w14:paraId="7EA340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BBE73E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:rsidRPr="00C55307" w14:paraId="6C6202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DDA078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cat &gt; /usr/local/bin/backup_ocs.sh &lt;&lt; 'EOF'</w:t>
            </w:r>
          </w:p>
        </w:tc>
      </w:tr>
      <w:tr w:rsidR="008B1A39" w14:paraId="36B7D4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111DFB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bin/bash</w:t>
            </w:r>
          </w:p>
        </w:tc>
      </w:tr>
      <w:tr w:rsidR="008B1A39" w14:paraId="6F4316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6282DC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DIR=/backup/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mariadb</w:t>
            </w:r>
            <w:proofErr w:type="spellEnd"/>
          </w:p>
        </w:tc>
      </w:tr>
      <w:tr w:rsidR="008B1A39" w14:paraId="63E6CB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D6361C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DATE=$(date +%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Y%m%d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_%H%M%S)</w:t>
            </w:r>
          </w:p>
        </w:tc>
      </w:tr>
      <w:tr w:rsidR="008B1A39" w:rsidRPr="00C55307" w14:paraId="73ED6F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1CCCE7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mysqldump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root --single-transaction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gzip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&gt; $DIR/ocsweb_$DATE.sql.gz</w:t>
            </w:r>
          </w:p>
        </w:tc>
      </w:tr>
      <w:tr w:rsidR="008B1A39" w:rsidRPr="00C55307" w14:paraId="24B185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CCAA63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find $DIR -name '*.sql.gz' -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mtime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+30 -delete</w:t>
            </w:r>
          </w:p>
        </w:tc>
      </w:tr>
      <w:tr w:rsidR="008B1A39" w14:paraId="2A0AE4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9645B2F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EOF</w:t>
            </w:r>
          </w:p>
        </w:tc>
      </w:tr>
      <w:tr w:rsidR="008B1A39" w14:paraId="512832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E92472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:rsidRPr="00C55307" w14:paraId="61A031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1BF55A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chmod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+x /usr/local/bin/backup_ocs.sh</w:t>
            </w:r>
          </w:p>
        </w:tc>
      </w:tr>
      <w:tr w:rsidR="008B1A39" w:rsidRPr="00C55307" w14:paraId="5E763A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8856C9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</w:p>
        </w:tc>
      </w:tr>
      <w:tr w:rsidR="008B1A39" w14:paraId="1CC450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8B04141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Cron tous les jours à 2h</w:t>
            </w:r>
          </w:p>
        </w:tc>
      </w:tr>
      <w:tr w:rsidR="008B1A39" w:rsidRPr="00C55307" w14:paraId="7D3895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4787FC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echo '0 2 * * * </w:t>
            </w:r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root</w:t>
            </w:r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usr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/local/bin/backup_ocs.sh' &gt; /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etc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cron.d</w:t>
            </w:r>
            <w:proofErr w:type="spellEnd"/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/backup-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</w:t>
            </w:r>
            <w:proofErr w:type="spellEnd"/>
          </w:p>
        </w:tc>
      </w:tr>
    </w:tbl>
    <w:p w14:paraId="7EBDF0DF" w14:textId="77777777" w:rsidR="008B1A39" w:rsidRPr="0033272A" w:rsidRDefault="008B1A39">
      <w:pPr>
        <w:rPr>
          <w:lang w:val="en-US"/>
        </w:rPr>
      </w:pPr>
    </w:p>
    <w:p w14:paraId="57CE8BC7" w14:textId="77777777" w:rsidR="008B1A39" w:rsidRDefault="00000000">
      <w:pPr>
        <w:pStyle w:val="Titre2"/>
      </w:pPr>
      <w:r>
        <w:t>Restauration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7406B0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D5395F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Depuis un .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sql</w:t>
            </w:r>
            <w:proofErr w:type="spellEnd"/>
          </w:p>
        </w:tc>
      </w:tr>
      <w:tr w:rsidR="008B1A39" w:rsidRPr="00C55307" w14:paraId="48B329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AC1BCC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root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&lt; /backup/ocsweb_20260101.sql</w:t>
            </w:r>
          </w:p>
        </w:tc>
      </w:tr>
      <w:tr w:rsidR="008B1A39" w:rsidRPr="00C55307" w14:paraId="40A9ED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C59EB70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</w:p>
        </w:tc>
      </w:tr>
      <w:tr w:rsidR="008B1A39" w14:paraId="4FFF63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20CCC1D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# Depuis 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un .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sql.gz</w:t>
            </w:r>
          </w:p>
        </w:tc>
      </w:tr>
      <w:tr w:rsidR="008B1A39" w14:paraId="0AFD16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AA654E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gunzip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-c /backup/ocsweb_20260101.sql.gz |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-u root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ocsweb</w:t>
            </w:r>
            <w:proofErr w:type="spellEnd"/>
          </w:p>
        </w:tc>
      </w:tr>
    </w:tbl>
    <w:p w14:paraId="2A5EFDE0" w14:textId="77777777" w:rsidR="008B1A39" w:rsidRDefault="008B1A39"/>
    <w:p w14:paraId="193E3559" w14:textId="77777777" w:rsidR="008B1A39" w:rsidRDefault="00000000">
      <w:r>
        <w:br w:type="page"/>
      </w:r>
    </w:p>
    <w:p w14:paraId="029148F0" w14:textId="77777777" w:rsidR="008B1A39" w:rsidRDefault="00000000">
      <w:pPr>
        <w:pStyle w:val="Titre1"/>
      </w:pPr>
      <w:r>
        <w:lastRenderedPageBreak/>
        <w:t>4. Import du dump de simulation</w:t>
      </w:r>
    </w:p>
    <w:p w14:paraId="1AA7DC1B" w14:textId="77777777" w:rsidR="008B1A39" w:rsidRDefault="00000000">
      <w:pPr>
        <w:spacing w:before="50" w:after="50"/>
      </w:pPr>
      <w:r>
        <w:t>Le fichier ocsweb_0916.sql contient la base de simulation. Voici comment l'importer proprement.</w:t>
      </w:r>
    </w:p>
    <w:p w14:paraId="34B3C523" w14:textId="77777777" w:rsidR="008B1A39" w:rsidRDefault="008B1A39"/>
    <w:p w14:paraId="6F9EAB93" w14:textId="77777777" w:rsidR="008B1A39" w:rsidRDefault="00000000">
      <w:pPr>
        <w:pStyle w:val="Titre2"/>
      </w:pPr>
      <w:r>
        <w:t>Préparer la base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04F4AE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291AC4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-u root</w:t>
            </w:r>
          </w:p>
        </w:tc>
      </w:tr>
      <w:tr w:rsidR="008B1A39" w14:paraId="0111FE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D6D0B8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:rsidRPr="00C55307" w14:paraId="3CAC12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5C9425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DROP DATABASE IF EXISTS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;</w:t>
            </w:r>
          </w:p>
        </w:tc>
      </w:tr>
      <w:tr w:rsidR="008B1A39" w:rsidRPr="00C55307" w14:paraId="32DB6F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547363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CREATE DATABASE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CHARACTER SET utf8mb4 COLLATE utf8mb4_general_ci;</w:t>
            </w:r>
          </w:p>
        </w:tc>
      </w:tr>
      <w:tr w:rsidR="008B1A39" w14:paraId="2BDECB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752BB0E" w14:textId="77777777" w:rsidR="008B1A39" w:rsidRDefault="00000000">
            <w:pPr>
              <w:spacing w:before="10" w:after="10"/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GRANT ALL PRIVILEGES ON </w:t>
            </w:r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ocsweb.*</w:t>
            </w:r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TO 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ocs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'@'localhost';</w:t>
            </w:r>
          </w:p>
        </w:tc>
      </w:tr>
      <w:tr w:rsidR="008B1A39" w14:paraId="001B94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2719F5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FLUSH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PRIVILEGES;</w:t>
            </w:r>
            <w:proofErr w:type="gramEnd"/>
          </w:p>
        </w:tc>
      </w:tr>
      <w:tr w:rsidR="008B1A39" w14:paraId="31F233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D0CDFCB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EXIT;</w:t>
            </w:r>
            <w:proofErr w:type="gramEnd"/>
          </w:p>
        </w:tc>
      </w:tr>
    </w:tbl>
    <w:p w14:paraId="33AA0727" w14:textId="77777777" w:rsidR="008B1A39" w:rsidRDefault="008B1A39"/>
    <w:p w14:paraId="1CE120C3" w14:textId="77777777" w:rsidR="008B1A39" w:rsidRDefault="00000000">
      <w:pPr>
        <w:pStyle w:val="Titre2"/>
      </w:pPr>
      <w:r>
        <w:t>Importer le fichier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7583FC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B29829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root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&lt; /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tmp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/ocsweb_0916.sql</w:t>
            </w:r>
          </w:p>
        </w:tc>
      </w:tr>
    </w:tbl>
    <w:p w14:paraId="6380E032" w14:textId="77777777" w:rsidR="008B1A39" w:rsidRPr="0033272A" w:rsidRDefault="008B1A39">
      <w:pPr>
        <w:rPr>
          <w:lang w:val="en-US"/>
        </w:rPr>
      </w:pPr>
    </w:p>
    <w:p w14:paraId="6225C14B" w14:textId="77777777" w:rsidR="008B1A39" w:rsidRDefault="00000000">
      <w:pPr>
        <w:spacing w:before="40" w:after="40"/>
        <w:ind w:left="360"/>
      </w:pPr>
      <w:r>
        <w:rPr>
          <w:b/>
          <w:bCs/>
          <w:color w:val="C55A11"/>
          <w:sz w:val="21"/>
          <w:szCs w:val="21"/>
        </w:rPr>
        <w:t xml:space="preserve">→ </w:t>
      </w:r>
      <w:r>
        <w:rPr>
          <w:i/>
          <w:iCs/>
          <w:color w:val="444444"/>
          <w:sz w:val="21"/>
          <w:szCs w:val="21"/>
        </w:rPr>
        <w:t xml:space="preserve">Si le fichier est volumineux, utiliser </w:t>
      </w:r>
      <w:proofErr w:type="spellStart"/>
      <w:r>
        <w:rPr>
          <w:i/>
          <w:iCs/>
          <w:color w:val="444444"/>
          <w:sz w:val="21"/>
          <w:szCs w:val="21"/>
        </w:rPr>
        <w:t>pv</w:t>
      </w:r>
      <w:proofErr w:type="spellEnd"/>
      <w:r>
        <w:rPr>
          <w:i/>
          <w:iCs/>
          <w:color w:val="444444"/>
          <w:sz w:val="21"/>
          <w:szCs w:val="21"/>
        </w:rPr>
        <w:t xml:space="preserve"> pour suivre la progression : </w:t>
      </w:r>
      <w:proofErr w:type="spellStart"/>
      <w:r>
        <w:rPr>
          <w:i/>
          <w:iCs/>
          <w:color w:val="444444"/>
          <w:sz w:val="21"/>
          <w:szCs w:val="21"/>
        </w:rPr>
        <w:t>apt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install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pv</w:t>
      </w:r>
      <w:proofErr w:type="spellEnd"/>
      <w:r>
        <w:rPr>
          <w:i/>
          <w:iCs/>
          <w:color w:val="444444"/>
          <w:sz w:val="21"/>
          <w:szCs w:val="21"/>
        </w:rPr>
        <w:t xml:space="preserve"> &amp;&amp; </w:t>
      </w:r>
      <w:proofErr w:type="spellStart"/>
      <w:r>
        <w:rPr>
          <w:i/>
          <w:iCs/>
          <w:color w:val="444444"/>
          <w:sz w:val="21"/>
          <w:szCs w:val="21"/>
        </w:rPr>
        <w:t>pv</w:t>
      </w:r>
      <w:proofErr w:type="spellEnd"/>
      <w:r>
        <w:rPr>
          <w:i/>
          <w:iCs/>
          <w:color w:val="444444"/>
          <w:sz w:val="21"/>
          <w:szCs w:val="21"/>
        </w:rPr>
        <w:t xml:space="preserve"> /</w:t>
      </w:r>
      <w:proofErr w:type="spellStart"/>
      <w:r>
        <w:rPr>
          <w:i/>
          <w:iCs/>
          <w:color w:val="444444"/>
          <w:sz w:val="21"/>
          <w:szCs w:val="21"/>
        </w:rPr>
        <w:t>tmp</w:t>
      </w:r>
      <w:proofErr w:type="spellEnd"/>
      <w:r>
        <w:rPr>
          <w:i/>
          <w:iCs/>
          <w:color w:val="444444"/>
          <w:sz w:val="21"/>
          <w:szCs w:val="21"/>
        </w:rPr>
        <w:t xml:space="preserve">/ocsweb_0916.sql | </w:t>
      </w:r>
      <w:proofErr w:type="spellStart"/>
      <w:r>
        <w:rPr>
          <w:i/>
          <w:iCs/>
          <w:color w:val="444444"/>
          <w:sz w:val="21"/>
          <w:szCs w:val="21"/>
        </w:rPr>
        <w:t>mysql</w:t>
      </w:r>
      <w:proofErr w:type="spellEnd"/>
      <w:r>
        <w:rPr>
          <w:i/>
          <w:iCs/>
          <w:color w:val="444444"/>
          <w:sz w:val="21"/>
          <w:szCs w:val="21"/>
        </w:rPr>
        <w:t xml:space="preserve"> -u root </w:t>
      </w:r>
      <w:proofErr w:type="spellStart"/>
      <w:r>
        <w:rPr>
          <w:i/>
          <w:iCs/>
          <w:color w:val="444444"/>
          <w:sz w:val="21"/>
          <w:szCs w:val="21"/>
        </w:rPr>
        <w:t>ocsweb</w:t>
      </w:r>
      <w:proofErr w:type="spellEnd"/>
    </w:p>
    <w:p w14:paraId="5D753FFF" w14:textId="77777777" w:rsidR="008B1A39" w:rsidRDefault="008B1A39"/>
    <w:p w14:paraId="76250D19" w14:textId="77777777" w:rsidR="008B1A39" w:rsidRDefault="00000000">
      <w:pPr>
        <w:pStyle w:val="Titre2"/>
      </w:pPr>
      <w:r>
        <w:t>Vérifier l'import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3CB040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7474C4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root -e 'USE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; SHOW TABLES;'</w:t>
            </w:r>
          </w:p>
        </w:tc>
      </w:tr>
      <w:tr w:rsidR="008B1A39" w:rsidRPr="00C55307" w14:paraId="6994E3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9E7254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</w:p>
        </w:tc>
      </w:tr>
      <w:tr w:rsidR="008B1A39" w14:paraId="5F5CA3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E856F5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Compter les machines remontées</w:t>
            </w:r>
          </w:p>
        </w:tc>
      </w:tr>
      <w:tr w:rsidR="008B1A39" w:rsidRPr="00C55307" w14:paraId="603BD3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0BD01F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root -e 'SELECT </w:t>
            </w:r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COUNT(</w:t>
            </w:r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*) FROM </w:t>
            </w:r>
            <w:proofErr w:type="spellStart"/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ocsweb.hardware</w:t>
            </w:r>
            <w:proofErr w:type="spellEnd"/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;'</w:t>
            </w:r>
          </w:p>
        </w:tc>
      </w:tr>
    </w:tbl>
    <w:p w14:paraId="721AD1D6" w14:textId="77777777" w:rsidR="008B1A39" w:rsidRPr="0033272A" w:rsidRDefault="008B1A39">
      <w:pPr>
        <w:rPr>
          <w:lang w:val="en-US"/>
        </w:rPr>
      </w:pPr>
    </w:p>
    <w:p w14:paraId="09F0EB9E" w14:textId="77777777" w:rsidR="008B1A39" w:rsidRDefault="00000000">
      <w:pPr>
        <w:spacing w:before="40" w:after="40"/>
        <w:ind w:left="360"/>
      </w:pPr>
      <w:r>
        <w:rPr>
          <w:b/>
          <w:bCs/>
          <w:color w:val="C00000"/>
          <w:sz w:val="21"/>
          <w:szCs w:val="21"/>
        </w:rPr>
        <w:t xml:space="preserve">⚠ </w:t>
      </w:r>
      <w:r>
        <w:rPr>
          <w:color w:val="C00000"/>
          <w:sz w:val="21"/>
          <w:szCs w:val="21"/>
        </w:rPr>
        <w:t>Erreur 'Unknown collation utf8mb4_0900_ai_ci' : le dump vient de MySQL 8. Corriger avant import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5DDF8A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8BBD06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sed -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i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's/utf8mb4_0900_ai_ci/utf8mb4_general_ci/g' /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tmp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/ocsweb_0916.sql</w:t>
            </w:r>
          </w:p>
        </w:tc>
      </w:tr>
    </w:tbl>
    <w:p w14:paraId="63E2DBE7" w14:textId="77777777" w:rsidR="008B1A39" w:rsidRPr="0033272A" w:rsidRDefault="008B1A39">
      <w:pPr>
        <w:rPr>
          <w:lang w:val="en-US"/>
        </w:rPr>
      </w:pPr>
    </w:p>
    <w:p w14:paraId="111B1346" w14:textId="77777777" w:rsidR="008B1A39" w:rsidRPr="0033272A" w:rsidRDefault="00000000">
      <w:pPr>
        <w:rPr>
          <w:lang w:val="en-US"/>
        </w:rPr>
      </w:pPr>
      <w:r w:rsidRPr="0033272A">
        <w:rPr>
          <w:lang w:val="en-US"/>
        </w:rPr>
        <w:br w:type="page"/>
      </w:r>
    </w:p>
    <w:p w14:paraId="56BF1C8D" w14:textId="77777777" w:rsidR="008B1A39" w:rsidRDefault="00000000">
      <w:pPr>
        <w:pStyle w:val="Titre1"/>
      </w:pPr>
      <w:r>
        <w:lastRenderedPageBreak/>
        <w:t>5. Installation OCS Inventory NG</w:t>
      </w:r>
    </w:p>
    <w:p w14:paraId="7CB728EE" w14:textId="77777777" w:rsidR="008B1A39" w:rsidRDefault="00000000">
      <w:pPr>
        <w:pStyle w:val="Titre2"/>
      </w:pPr>
      <w:r>
        <w:t>Téléchargement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33495F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AA3F41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tmp</w:t>
            </w:r>
            <w:proofErr w:type="spellEnd"/>
          </w:p>
        </w:tc>
      </w:tr>
      <w:tr w:rsidR="008B1A39" w:rsidRPr="00C55307" w14:paraId="208E14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EC33DB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wget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https://github.com/OCSInventory-NG/OCSInventory-ocsreports/releases/latest/download/OCSNG_UNIX_SERVER-latest.tar.gz</w:t>
            </w:r>
          </w:p>
        </w:tc>
      </w:tr>
      <w:tr w:rsidR="008B1A39" w14:paraId="406A74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C3B7AF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tar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xzf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OCSNG_UNIX_SERVER-latest.tar.gz</w:t>
            </w:r>
          </w:p>
        </w:tc>
      </w:tr>
      <w:tr w:rsidR="008B1A39" w14:paraId="46E706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F277B4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OCSNG_UNIX_SERVER-*/</w:t>
            </w:r>
          </w:p>
        </w:tc>
      </w:tr>
    </w:tbl>
    <w:p w14:paraId="27F48C4C" w14:textId="77777777" w:rsidR="008B1A39" w:rsidRDefault="008B1A39"/>
    <w:p w14:paraId="6BB71759" w14:textId="77777777" w:rsidR="008B1A39" w:rsidRDefault="00000000">
      <w:pPr>
        <w:pStyle w:val="Titre2"/>
      </w:pPr>
      <w:r>
        <w:t>Installation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:rsidRPr="00C55307" w14:paraId="427ADA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07A611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chmod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+x setup.sh &amp;&amp;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sudo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./setup.sh</w:t>
            </w:r>
          </w:p>
        </w:tc>
      </w:tr>
    </w:tbl>
    <w:p w14:paraId="7E188CE8" w14:textId="77777777" w:rsidR="008B1A39" w:rsidRPr="0033272A" w:rsidRDefault="008B1A39">
      <w:pPr>
        <w:rPr>
          <w:lang w:val="en-US"/>
        </w:rPr>
      </w:pPr>
    </w:p>
    <w:p w14:paraId="0EE2A00A" w14:textId="77777777" w:rsidR="008B1A39" w:rsidRDefault="00000000">
      <w:pPr>
        <w:spacing w:before="50" w:after="50"/>
      </w:pPr>
      <w:r>
        <w:t>Le script est interactif, il demande les chemins Apache, PHP, Perl et les dossiers de logs.</w:t>
      </w:r>
    </w:p>
    <w:p w14:paraId="27224792" w14:textId="77777777" w:rsidR="008B1A39" w:rsidRDefault="008B1A39"/>
    <w:p w14:paraId="69207EC2" w14:textId="77777777" w:rsidR="008B1A39" w:rsidRDefault="00000000">
      <w:pPr>
        <w:spacing w:before="50" w:after="50"/>
      </w:pPr>
      <w:r>
        <w:rPr>
          <w:b/>
          <w:bCs/>
        </w:rPr>
        <w:t xml:space="preserve">Erreurs et </w:t>
      </w: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qui ne marchent plus :</w:t>
      </w:r>
    </w:p>
    <w:p w14:paraId="1EABC6B3" w14:textId="77777777" w:rsidR="008B1A39" w:rsidRDefault="008B1A39"/>
    <w:p w14:paraId="3EF27BEC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>L'option --</w:t>
      </w:r>
      <w:proofErr w:type="spellStart"/>
      <w:r>
        <w:t>install</w:t>
      </w:r>
      <w:proofErr w:type="spellEnd"/>
      <w:r>
        <w:t>=all n'existe plus depuis OCS 2.10 → utiliser uniquement ./setup.sh</w:t>
      </w:r>
    </w:p>
    <w:p w14:paraId="7788DDBB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 xml:space="preserve">Le paquet </w:t>
      </w:r>
      <w:proofErr w:type="spellStart"/>
      <w:r>
        <w:t>libapache</w:t>
      </w:r>
      <w:proofErr w:type="spellEnd"/>
      <w:r>
        <w:t>-mod-perl est supprimé → utiliser libapache2-mod-perl2</w:t>
      </w:r>
    </w:p>
    <w:p w14:paraId="58AF3655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>L'ancien chemin /</w:t>
      </w:r>
      <w:proofErr w:type="spellStart"/>
      <w:r>
        <w:t>usr</w:t>
      </w:r>
      <w:proofErr w:type="spellEnd"/>
      <w:r>
        <w:t>/lib/</w:t>
      </w:r>
      <w:proofErr w:type="spellStart"/>
      <w:r>
        <w:t>cgi</w:t>
      </w:r>
      <w:proofErr w:type="spellEnd"/>
      <w:r>
        <w:t>-bin/ est déprécié → OCS utilise /</w:t>
      </w:r>
      <w:proofErr w:type="spellStart"/>
      <w:r>
        <w:t>usr</w:t>
      </w:r>
      <w:proofErr w:type="spellEnd"/>
      <w:r>
        <w:t>/lib/</w:t>
      </w:r>
      <w:proofErr w:type="spellStart"/>
      <w:r>
        <w:t>ocsinventory</w:t>
      </w:r>
      <w:proofErr w:type="spellEnd"/>
      <w:r>
        <w:t>-server/</w:t>
      </w:r>
    </w:p>
    <w:p w14:paraId="54C44E31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>Le script postinstall.pl a été retiré en 2.12 → la config BDD se fait via l'interface web</w:t>
      </w:r>
    </w:p>
    <w:p w14:paraId="09F89C8C" w14:textId="77777777" w:rsidR="008B1A39" w:rsidRDefault="008B1A39"/>
    <w:p w14:paraId="219A6C2C" w14:textId="77777777" w:rsidR="008B1A39" w:rsidRDefault="00000000">
      <w:pPr>
        <w:pStyle w:val="Titre2"/>
      </w:pPr>
      <w:r>
        <w:t>Finalisation via le navigateur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46576A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348823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http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://&lt;IP_SERVEUR&gt;/ocsreports/</w:t>
            </w:r>
          </w:p>
        </w:tc>
      </w:tr>
    </w:tbl>
    <w:p w14:paraId="2298BF8A" w14:textId="77777777" w:rsidR="008B1A39" w:rsidRDefault="008B1A39"/>
    <w:p w14:paraId="58F8E2BB" w14:textId="77777777" w:rsidR="008B1A39" w:rsidRDefault="00000000">
      <w:pPr>
        <w:spacing w:before="50" w:after="50"/>
      </w:pPr>
      <w:r>
        <w:t>Renseigner lors du premier accès :</w:t>
      </w:r>
    </w:p>
    <w:p w14:paraId="5F1EF25A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 xml:space="preserve">MySQL login : </w:t>
      </w:r>
      <w:proofErr w:type="spellStart"/>
      <w:r>
        <w:t>ocs</w:t>
      </w:r>
      <w:proofErr w:type="spellEnd"/>
    </w:p>
    <w:p w14:paraId="41445F68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 xml:space="preserve">MySQL </w:t>
      </w:r>
      <w:proofErr w:type="spellStart"/>
      <w:r>
        <w:t>password</w:t>
      </w:r>
      <w:proofErr w:type="spellEnd"/>
      <w:r>
        <w:t xml:space="preserve"> : </w:t>
      </w:r>
      <w:proofErr w:type="spellStart"/>
      <w:proofErr w:type="gramStart"/>
      <w:r>
        <w:t>MotDePasse</w:t>
      </w:r>
      <w:proofErr w:type="spellEnd"/>
      <w:r>
        <w:t>!</w:t>
      </w:r>
      <w:proofErr w:type="gramEnd"/>
    </w:p>
    <w:p w14:paraId="770CE428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>MySQL host : localhost</w:t>
      </w:r>
    </w:p>
    <w:p w14:paraId="4499C865" w14:textId="77777777" w:rsidR="008B1A39" w:rsidRDefault="00000000">
      <w:pPr>
        <w:pStyle w:val="Paragraphedeliste"/>
        <w:numPr>
          <w:ilvl w:val="0"/>
          <w:numId w:val="2"/>
        </w:numPr>
        <w:spacing w:before="30" w:after="30"/>
      </w:pPr>
      <w:r>
        <w:t xml:space="preserve">MySQL </w:t>
      </w:r>
      <w:proofErr w:type="spellStart"/>
      <w:r>
        <w:t>database</w:t>
      </w:r>
      <w:proofErr w:type="spellEnd"/>
      <w:r>
        <w:t xml:space="preserve"> : </w:t>
      </w:r>
      <w:proofErr w:type="spellStart"/>
      <w:r>
        <w:t>ocsweb</w:t>
      </w:r>
      <w:proofErr w:type="spellEnd"/>
    </w:p>
    <w:p w14:paraId="5AA999E4" w14:textId="77777777" w:rsidR="008B1A39" w:rsidRDefault="008B1A39"/>
    <w:p w14:paraId="37819971" w14:textId="77777777" w:rsidR="008B1A39" w:rsidRDefault="00000000">
      <w:pPr>
        <w:spacing w:before="40" w:after="40"/>
        <w:ind w:left="360"/>
      </w:pPr>
      <w:r>
        <w:rPr>
          <w:b/>
          <w:bCs/>
          <w:color w:val="C55A11"/>
          <w:sz w:val="21"/>
          <w:szCs w:val="21"/>
        </w:rPr>
        <w:t xml:space="preserve">→ </w:t>
      </w:r>
      <w:r>
        <w:rPr>
          <w:i/>
          <w:iCs/>
          <w:color w:val="444444"/>
          <w:sz w:val="21"/>
          <w:szCs w:val="21"/>
        </w:rPr>
        <w:t>Identifiants par défaut de l'interface : admin / admin — à changer immédiatement.</w:t>
      </w:r>
    </w:p>
    <w:p w14:paraId="01E8672F" w14:textId="77777777" w:rsidR="008B1A39" w:rsidRDefault="008B1A39"/>
    <w:p w14:paraId="4BCB3577" w14:textId="77777777" w:rsidR="008B1A39" w:rsidRDefault="00000000">
      <w:r>
        <w:br w:type="page"/>
      </w:r>
    </w:p>
    <w:p w14:paraId="4DCEE355" w14:textId="77777777" w:rsidR="008B1A39" w:rsidRDefault="00000000">
      <w:pPr>
        <w:pStyle w:val="Titre1"/>
      </w:pPr>
      <w:r>
        <w:lastRenderedPageBreak/>
        <w:t>6. Configuration Apache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74AA7B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F42134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2enconf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ocsinventory</w:t>
            </w:r>
            <w:proofErr w:type="spellEnd"/>
          </w:p>
        </w:tc>
      </w:tr>
      <w:tr w:rsidR="008B1A39" w14:paraId="31D2B4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5FB5EA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2enmod perl rewrite headers</w:t>
            </w:r>
          </w:p>
        </w:tc>
      </w:tr>
      <w:tr w:rsidR="008B1A39" w14:paraId="7E9225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7625B9" w14:textId="77777777" w:rsidR="008B1A39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apache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2ctl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configtest</w:t>
            </w:r>
            <w:proofErr w:type="spellEnd"/>
          </w:p>
        </w:tc>
      </w:tr>
      <w:tr w:rsidR="008B1A39" w14:paraId="78C06C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C557A7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apache2</w:t>
            </w:r>
          </w:p>
        </w:tc>
      </w:tr>
    </w:tbl>
    <w:p w14:paraId="091B9540" w14:textId="77777777" w:rsidR="008B1A39" w:rsidRDefault="008B1A39"/>
    <w:p w14:paraId="02396D87" w14:textId="77777777" w:rsidR="008B1A39" w:rsidRDefault="00000000">
      <w:pPr>
        <w:pStyle w:val="Titre2"/>
      </w:pPr>
      <w:r>
        <w:t>Vérifications rapides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1A39" w14:paraId="51D261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2B8D23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Statut des services</w:t>
            </w:r>
          </w:p>
        </w:tc>
      </w:tr>
      <w:tr w:rsidR="008B1A39" w14:paraId="7253C0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EB421B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apache2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mariadb</w:t>
            </w:r>
            <w:proofErr w:type="spellEnd"/>
          </w:p>
        </w:tc>
      </w:tr>
      <w:tr w:rsidR="008B1A39" w14:paraId="390DDF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148A64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</w:p>
        </w:tc>
      </w:tr>
      <w:tr w:rsidR="008B1A39" w14:paraId="4A54A5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41C5F8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Tester la connexion avec l'utilisateur OCS</w:t>
            </w:r>
          </w:p>
        </w:tc>
      </w:tr>
      <w:tr w:rsidR="008B1A39" w:rsidRPr="00C55307" w14:paraId="6B1F97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664987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mysql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-u </w:t>
            </w:r>
            <w:proofErr w:type="spell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</w:t>
            </w:r>
            <w:proofErr w:type="spell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-p -e 'SELECT </w:t>
            </w:r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COUNT(</w:t>
            </w:r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*) FROM </w:t>
            </w:r>
            <w:proofErr w:type="spellStart"/>
            <w:proofErr w:type="gramStart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ocsweb.hardware</w:t>
            </w:r>
            <w:proofErr w:type="spellEnd"/>
            <w:proofErr w:type="gramEnd"/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>;'</w:t>
            </w:r>
          </w:p>
        </w:tc>
      </w:tr>
      <w:tr w:rsidR="008B1A39" w:rsidRPr="00C55307" w14:paraId="216A81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F209B0" w14:textId="77777777" w:rsidR="008B1A39" w:rsidRPr="0033272A" w:rsidRDefault="00000000">
            <w:pPr>
              <w:spacing w:before="10" w:after="10"/>
              <w:rPr>
                <w:lang w:val="en-US"/>
              </w:rPr>
            </w:pPr>
            <w:r w:rsidRPr="0033272A">
              <w:rPr>
                <w:rFonts w:ascii="Courier New" w:eastAsia="Courier New" w:hAnsi="Courier New" w:cs="Courier New"/>
                <w:color w:val="1E1E1E"/>
                <w:sz w:val="18"/>
                <w:szCs w:val="18"/>
                <w:lang w:val="en-US"/>
              </w:rPr>
              <w:t xml:space="preserve"> </w:t>
            </w:r>
          </w:p>
        </w:tc>
      </w:tr>
      <w:tr w:rsidR="008B1A39" w14:paraId="2D6AE6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F5E550" w14:textId="77777777" w:rsidR="008B1A3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Logs en temps réel</w:t>
            </w:r>
          </w:p>
        </w:tc>
      </w:tr>
      <w:tr w:rsidR="008B1A39" w14:paraId="144629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0D74C9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-f /var/log/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ocsinventory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-server/ocsinventory.log</w:t>
            </w:r>
          </w:p>
        </w:tc>
      </w:tr>
      <w:tr w:rsidR="008B1A39" w14:paraId="368BFF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B0DFF1" w14:textId="77777777" w:rsidR="008B1A39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-f /var/log/apache2/error.log</w:t>
            </w:r>
          </w:p>
        </w:tc>
      </w:tr>
    </w:tbl>
    <w:p w14:paraId="33C6B7DA" w14:textId="77777777" w:rsidR="008B1A39" w:rsidRDefault="008B1A39"/>
    <w:p w14:paraId="69880880" w14:textId="77777777" w:rsidR="008B1A39" w:rsidRDefault="00000000">
      <w:pPr>
        <w:spacing w:before="40" w:after="40"/>
        <w:ind w:left="360"/>
      </w:pPr>
      <w:r>
        <w:rPr>
          <w:b/>
          <w:bCs/>
          <w:color w:val="C00000"/>
          <w:sz w:val="21"/>
          <w:szCs w:val="21"/>
        </w:rPr>
        <w:t xml:space="preserve">⚠ </w:t>
      </w:r>
      <w:r>
        <w:rPr>
          <w:color w:val="C00000"/>
          <w:sz w:val="21"/>
          <w:szCs w:val="21"/>
        </w:rPr>
        <w:t xml:space="preserve">Erreur 500 après </w:t>
      </w:r>
      <w:proofErr w:type="spellStart"/>
      <w:r>
        <w:rPr>
          <w:color w:val="C00000"/>
          <w:sz w:val="21"/>
          <w:szCs w:val="21"/>
        </w:rPr>
        <w:t>install</w:t>
      </w:r>
      <w:proofErr w:type="spellEnd"/>
      <w:r>
        <w:rPr>
          <w:color w:val="C00000"/>
          <w:sz w:val="21"/>
          <w:szCs w:val="21"/>
        </w:rPr>
        <w:t xml:space="preserve"> : souvent un module Perl manquant. Vérifier les logs Apache.</w:t>
      </w:r>
    </w:p>
    <w:p w14:paraId="22BAFC54" w14:textId="77777777" w:rsidR="008B1A39" w:rsidRDefault="008B1A39"/>
    <w:p w14:paraId="7A6EF695" w14:textId="77777777" w:rsidR="008B1A39" w:rsidRDefault="00000000">
      <w:pPr>
        <w:spacing w:before="40" w:after="40"/>
        <w:ind w:left="360"/>
        <w:rPr>
          <w:color w:val="C00000"/>
          <w:sz w:val="21"/>
          <w:szCs w:val="21"/>
        </w:rPr>
      </w:pPr>
      <w:r>
        <w:rPr>
          <w:b/>
          <w:bCs/>
          <w:color w:val="C00000"/>
          <w:sz w:val="21"/>
          <w:szCs w:val="21"/>
        </w:rPr>
        <w:t xml:space="preserve">⚠ </w:t>
      </w:r>
      <w:r>
        <w:rPr>
          <w:color w:val="C00000"/>
          <w:sz w:val="21"/>
          <w:szCs w:val="21"/>
        </w:rPr>
        <w:t>Blank page sur /</w:t>
      </w:r>
      <w:proofErr w:type="spellStart"/>
      <w:r>
        <w:rPr>
          <w:color w:val="C00000"/>
          <w:sz w:val="21"/>
          <w:szCs w:val="21"/>
        </w:rPr>
        <w:t>ocsreports</w:t>
      </w:r>
      <w:proofErr w:type="spellEnd"/>
      <w:r>
        <w:rPr>
          <w:color w:val="C00000"/>
          <w:sz w:val="21"/>
          <w:szCs w:val="21"/>
        </w:rPr>
        <w:t xml:space="preserve">/ : activer </w:t>
      </w:r>
      <w:proofErr w:type="spellStart"/>
      <w:r>
        <w:rPr>
          <w:color w:val="C00000"/>
          <w:sz w:val="21"/>
          <w:szCs w:val="21"/>
        </w:rPr>
        <w:t>display_errors</w:t>
      </w:r>
      <w:proofErr w:type="spellEnd"/>
      <w:r>
        <w:rPr>
          <w:color w:val="C00000"/>
          <w:sz w:val="21"/>
          <w:szCs w:val="21"/>
        </w:rPr>
        <w:t xml:space="preserve"> = On dans /</w:t>
      </w:r>
      <w:proofErr w:type="spellStart"/>
      <w:r>
        <w:rPr>
          <w:color w:val="C00000"/>
          <w:sz w:val="21"/>
          <w:szCs w:val="21"/>
        </w:rPr>
        <w:t>etc</w:t>
      </w:r>
      <w:proofErr w:type="spellEnd"/>
      <w:r>
        <w:rPr>
          <w:color w:val="C00000"/>
          <w:sz w:val="21"/>
          <w:szCs w:val="21"/>
        </w:rPr>
        <w:t>/</w:t>
      </w:r>
      <w:proofErr w:type="spellStart"/>
      <w:r>
        <w:rPr>
          <w:color w:val="C00000"/>
          <w:sz w:val="21"/>
          <w:szCs w:val="21"/>
        </w:rPr>
        <w:t>php</w:t>
      </w:r>
      <w:proofErr w:type="spellEnd"/>
      <w:r>
        <w:rPr>
          <w:color w:val="C00000"/>
          <w:sz w:val="21"/>
          <w:szCs w:val="21"/>
        </w:rPr>
        <w:t>/8.2/apache2/php.ini</w:t>
      </w:r>
    </w:p>
    <w:p w14:paraId="072230EE" w14:textId="77777777" w:rsidR="0033272A" w:rsidRDefault="0033272A">
      <w:pPr>
        <w:spacing w:before="40" w:after="40"/>
        <w:ind w:left="360"/>
        <w:rPr>
          <w:color w:val="C00000"/>
          <w:sz w:val="21"/>
          <w:szCs w:val="21"/>
        </w:rPr>
      </w:pPr>
    </w:p>
    <w:p w14:paraId="4EECB7F9" w14:textId="77777777" w:rsidR="0033272A" w:rsidRDefault="0033272A">
      <w:pPr>
        <w:spacing w:before="40" w:after="40"/>
        <w:ind w:left="360"/>
        <w:rPr>
          <w:color w:val="C00000"/>
          <w:sz w:val="21"/>
          <w:szCs w:val="21"/>
        </w:rPr>
      </w:pPr>
    </w:p>
    <w:p w14:paraId="34922E9E" w14:textId="2F11A716" w:rsidR="0033272A" w:rsidRPr="0033272A" w:rsidRDefault="0033272A">
      <w:pPr>
        <w:spacing w:before="40" w:after="40"/>
        <w:ind w:left="360"/>
        <w:rPr>
          <w:b/>
          <w:bCs/>
          <w:color w:val="C00000"/>
          <w:sz w:val="48"/>
          <w:szCs w:val="48"/>
        </w:rPr>
      </w:pPr>
      <w:r w:rsidRPr="0033272A">
        <w:rPr>
          <w:b/>
          <w:bCs/>
          <w:color w:val="C00000"/>
          <w:sz w:val="48"/>
          <w:szCs w:val="48"/>
        </w:rPr>
        <w:t>FONCTIONNEMENT</w:t>
      </w:r>
    </w:p>
    <w:p w14:paraId="5218D5C2" w14:textId="77777777" w:rsidR="0033272A" w:rsidRDefault="0033272A">
      <w:pPr>
        <w:spacing w:before="40" w:after="40"/>
        <w:ind w:left="360"/>
      </w:pPr>
    </w:p>
    <w:p w14:paraId="6ABF6FB4" w14:textId="77777777" w:rsidR="0033272A" w:rsidRDefault="0033272A">
      <w:pPr>
        <w:spacing w:before="40" w:after="40"/>
        <w:ind w:left="360"/>
      </w:pPr>
    </w:p>
    <w:p w14:paraId="5C67A5D5" w14:textId="77777777" w:rsidR="0033272A" w:rsidRDefault="0033272A">
      <w:pPr>
        <w:spacing w:before="40" w:after="40"/>
        <w:ind w:left="360"/>
      </w:pPr>
    </w:p>
    <w:p w14:paraId="4D217002" w14:textId="5E48CB95" w:rsidR="0033272A" w:rsidRDefault="0033272A">
      <w:pPr>
        <w:spacing w:before="40" w:after="40"/>
        <w:ind w:left="360"/>
      </w:pPr>
      <w:r>
        <w:rPr>
          <w:noProof/>
        </w:rPr>
        <w:drawing>
          <wp:inline distT="0" distB="0" distL="0" distR="0" wp14:anchorId="6444E0F2" wp14:editId="7662F30E">
            <wp:extent cx="2823854" cy="2118360"/>
            <wp:effectExtent l="0" t="0" r="0" b="0"/>
            <wp:docPr id="2031305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493" cy="21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F698" w14:textId="77777777" w:rsidR="0033272A" w:rsidRDefault="0033272A">
      <w:pPr>
        <w:spacing w:before="40" w:after="40"/>
        <w:ind w:left="360"/>
      </w:pPr>
    </w:p>
    <w:p w14:paraId="689B89A5" w14:textId="1186DD4B" w:rsidR="0033272A" w:rsidRDefault="0033272A">
      <w:pPr>
        <w:spacing w:before="40" w:after="40"/>
        <w:ind w:left="360"/>
      </w:pPr>
      <w:r>
        <w:t xml:space="preserve">Définition : </w:t>
      </w:r>
    </w:p>
    <w:p w14:paraId="369E6A5B" w14:textId="3A2203E2" w:rsidR="0033272A" w:rsidRDefault="00034E7C">
      <w:pPr>
        <w:spacing w:before="40" w:after="40"/>
        <w:ind w:left="360"/>
      </w:pPr>
      <w:r>
        <w:t xml:space="preserve">Cron : </w:t>
      </w:r>
      <w:r w:rsidRPr="00034E7C">
        <w:t xml:space="preserve">Un </w:t>
      </w:r>
      <w:r w:rsidRPr="00034E7C">
        <w:rPr>
          <w:b/>
          <w:bCs/>
        </w:rPr>
        <w:t>Cron</w:t>
      </w:r>
      <w:r w:rsidRPr="00034E7C">
        <w:t xml:space="preserve"> (ou "Cron Job") est une tâche planifiée automatiquement par le système d'exploitation (Linux/Serveur) pour exécuter des scripts à intervalles réguliers sans intervention humaine.</w:t>
      </w:r>
    </w:p>
    <w:p w14:paraId="05D49702" w14:textId="75950FEF" w:rsidR="00034E7C" w:rsidRDefault="00034E7C">
      <w:pPr>
        <w:spacing w:before="40" w:after="40"/>
        <w:ind w:left="360"/>
      </w:pPr>
      <w:r>
        <w:lastRenderedPageBreak/>
        <w:t xml:space="preserve">Perl : </w:t>
      </w:r>
      <w:r w:rsidRPr="00034E7C">
        <w:t>Un module est un fichier (généralement avec l'extension .pm) qui contient un ensemble de fonctions ou de variables liées à un domaine précis (</w:t>
      </w:r>
      <w:proofErr w:type="gramStart"/>
      <w:r w:rsidRPr="00034E7C">
        <w:t>ex:</w:t>
      </w:r>
      <w:proofErr w:type="gramEnd"/>
      <w:r w:rsidRPr="00034E7C">
        <w:t xml:space="preserve"> gestion de fichiers, calculs mathématiques, requêtes HTTP).</w:t>
      </w:r>
    </w:p>
    <w:p w14:paraId="4B220452" w14:textId="77777777" w:rsidR="00034E7C" w:rsidRDefault="00034E7C">
      <w:pPr>
        <w:spacing w:before="40" w:after="40"/>
        <w:ind w:left="360"/>
      </w:pPr>
    </w:p>
    <w:p w14:paraId="48692766" w14:textId="175E85B7" w:rsidR="00034E7C" w:rsidRDefault="00034E7C">
      <w:pPr>
        <w:spacing w:before="40" w:after="40"/>
        <w:ind w:left="360"/>
        <w:rPr>
          <w:ins w:id="11" w:author="alexis messager" w:date="2026-04-16T21:42:00Z" w16du:dateUtc="2026-04-16T19:42:00Z"/>
        </w:rPr>
      </w:pPr>
      <w:r>
        <w:t xml:space="preserve">CPAN : </w:t>
      </w:r>
      <w:r w:rsidRPr="00034E7C">
        <w:t>C'est la bibliothèque géante en ligne qui centralise tous les modules Perl créés par la communauté.</w:t>
      </w:r>
    </w:p>
    <w:p w14:paraId="430D99BA" w14:textId="243AC1C1" w:rsidR="00FF1223" w:rsidRDefault="00FF1223">
      <w:pPr>
        <w:spacing w:before="40" w:after="40"/>
        <w:ind w:left="360"/>
        <w:rPr>
          <w:ins w:id="12" w:author="alexis messager" w:date="2026-04-16T21:42:00Z" w16du:dateUtc="2026-04-16T19:42:00Z"/>
        </w:rPr>
      </w:pPr>
    </w:p>
    <w:p w14:paraId="71642945" w14:textId="77777777" w:rsidR="00FF1223" w:rsidRDefault="00FF1223">
      <w:pPr>
        <w:spacing w:before="40" w:after="40"/>
        <w:ind w:left="360"/>
        <w:rPr>
          <w:ins w:id="13" w:author="alexis messager" w:date="2026-04-16T21:42:00Z" w16du:dateUtc="2026-04-16T19:42:00Z"/>
        </w:rPr>
      </w:pPr>
    </w:p>
    <w:p w14:paraId="462A3146" w14:textId="615DDCD6" w:rsidR="00FF1223" w:rsidRDefault="00FF1223">
      <w:pPr>
        <w:spacing w:before="40" w:after="40"/>
        <w:ind w:left="360"/>
        <w:rPr>
          <w:ins w:id="14" w:author="alexis messager" w:date="2026-04-16T21:42:00Z" w16du:dateUtc="2026-04-16T19:42:00Z"/>
        </w:rPr>
      </w:pPr>
      <w:ins w:id="15" w:author="alexis messager" w:date="2026-04-16T21:42:00Z" w16du:dateUtc="2026-04-16T19:42:00Z">
        <w:r>
          <w:t>Avis :</w:t>
        </w:r>
      </w:ins>
    </w:p>
    <w:p w14:paraId="62417EA1" w14:textId="0CC80C8E" w:rsidR="00FF1223" w:rsidRDefault="00FF1223">
      <w:pPr>
        <w:spacing w:before="40" w:after="40"/>
        <w:ind w:left="360"/>
        <w:rPr>
          <w:ins w:id="16" w:author="alexis messager" w:date="2026-04-16T21:46:00Z" w16du:dateUtc="2026-04-16T19:46:00Z"/>
        </w:rPr>
      </w:pPr>
      <w:ins w:id="17" w:author="alexis messager" w:date="2026-04-16T21:42:00Z" w16du:dateUtc="2026-04-16T19:42:00Z">
        <w:r>
          <w:t xml:space="preserve">Faire attention à la date de publication des forums </w:t>
        </w:r>
      </w:ins>
      <w:ins w:id="18" w:author="alexis messager" w:date="2026-04-16T21:45:00Z" w16du:dateUtc="2026-04-16T19:45:00Z">
        <w:r>
          <w:t xml:space="preserve">d’installation d’OCS Inventory </w:t>
        </w:r>
      </w:ins>
      <w:ins w:id="19" w:author="alexis messager" w:date="2026-04-16T21:44:00Z" w16du:dateUtc="2026-04-16T19:44:00Z">
        <w:r>
          <w:t>avec des commandes corro</w:t>
        </w:r>
      </w:ins>
      <w:ins w:id="20" w:author="alexis messager" w:date="2026-04-16T21:45:00Z" w16du:dateUtc="2026-04-16T19:45:00Z">
        <w:r>
          <w:t xml:space="preserve">mpues, l’aide de l’IA </w:t>
        </w:r>
      </w:ins>
      <w:ins w:id="21" w:author="alexis messager" w:date="2026-04-16T21:46:00Z" w16du:dateUtc="2026-04-16T19:46:00Z">
        <w:r>
          <w:t>pour dépanner une erreur est très utile pour rebondir rapidement.</w:t>
        </w:r>
      </w:ins>
    </w:p>
    <w:p w14:paraId="341C976F" w14:textId="27F6A253" w:rsidR="00FF1223" w:rsidRDefault="00FF1223">
      <w:pPr>
        <w:spacing w:before="40" w:after="40"/>
        <w:ind w:left="360"/>
        <w:rPr>
          <w:ins w:id="22" w:author="alexis messager" w:date="2026-04-16T21:47:00Z" w16du:dateUtc="2026-04-16T19:47:00Z"/>
        </w:rPr>
      </w:pPr>
      <w:ins w:id="23" w:author="alexis messager" w:date="2026-04-16T21:46:00Z" w16du:dateUtc="2026-04-16T19:46:00Z">
        <w:r>
          <w:t>Lire d’abord les documentations en entières</w:t>
        </w:r>
      </w:ins>
      <w:ins w:id="24" w:author="alexis messager" w:date="2026-04-16T21:47:00Z" w16du:dateUtc="2026-04-16T19:47:00Z">
        <w:r>
          <w:t>, les confronter pour ainsi avoir un vison global de l’installation et ne pas se sentir perdu durant l’installation.</w:t>
        </w:r>
      </w:ins>
    </w:p>
    <w:p w14:paraId="169BC4BF" w14:textId="77777777" w:rsidR="00FF1223" w:rsidRDefault="00FF1223">
      <w:pPr>
        <w:spacing w:before="40" w:after="40"/>
        <w:ind w:left="360"/>
        <w:rPr>
          <w:ins w:id="25" w:author="alexis messager" w:date="2026-04-16T21:47:00Z" w16du:dateUtc="2026-04-16T19:47:00Z"/>
        </w:rPr>
      </w:pPr>
    </w:p>
    <w:p w14:paraId="2E047E87" w14:textId="3F15BD55" w:rsidR="00FF1223" w:rsidRDefault="00FF1223">
      <w:pPr>
        <w:spacing w:before="40" w:after="40"/>
        <w:ind w:left="360"/>
        <w:rPr>
          <w:ins w:id="26" w:author="alexis messager" w:date="2026-04-16T21:48:00Z" w16du:dateUtc="2026-04-16T19:48:00Z"/>
        </w:rPr>
      </w:pPr>
      <w:ins w:id="27" w:author="alexis messager" w:date="2026-04-16T21:47:00Z" w16du:dateUtc="2026-04-16T19:47:00Z">
        <w:r>
          <w:t>Source</w:t>
        </w:r>
      </w:ins>
      <w:ins w:id="28" w:author="alexis messager" w:date="2026-04-16T21:48:00Z" w16du:dateUtc="2026-04-16T19:48:00Z">
        <w:r>
          <w:t> :</w:t>
        </w:r>
      </w:ins>
    </w:p>
    <w:p w14:paraId="49F7DE78" w14:textId="57C2549B" w:rsidR="00FF1223" w:rsidRDefault="00FF1223">
      <w:pPr>
        <w:spacing w:before="40" w:after="40"/>
        <w:ind w:left="360"/>
        <w:rPr>
          <w:ins w:id="29" w:author="alexis messager" w:date="2026-04-16T21:48:00Z" w16du:dateUtc="2026-04-16T19:48:00Z"/>
        </w:rPr>
      </w:pPr>
      <w:ins w:id="30" w:author="alexis messager" w:date="2026-04-16T21:48:00Z" w16du:dateUtc="2026-04-16T19:48:00Z">
        <w:r>
          <w:fldChar w:fldCharType="begin"/>
        </w:r>
        <w:r>
          <w:instrText>HYPERLINK "</w:instrText>
        </w:r>
        <w:r w:rsidRPr="00FF1223">
          <w:instrText>https://passandsecure.fr/installation_ocsinventory_sur_debian12</w:instrText>
        </w:r>
        <w:r>
          <w:instrText>"</w:instrText>
        </w:r>
        <w:r>
          <w:fldChar w:fldCharType="separate"/>
        </w:r>
        <w:r w:rsidRPr="00B071EF">
          <w:rPr>
            <w:rStyle w:val="Lienhypertexte"/>
          </w:rPr>
          <w:t>https://passandsecure.fr/installation_ocsinventory_sur_debian12</w:t>
        </w:r>
        <w:r>
          <w:fldChar w:fldCharType="end"/>
        </w:r>
      </w:ins>
      <w:ins w:id="31" w:author="alexis messager" w:date="2026-04-17T10:27:00Z" w16du:dateUtc="2026-04-17T08:27:00Z">
        <w:r w:rsidR="001A019C">
          <w:t xml:space="preserve">  (à prio</w:t>
        </w:r>
      </w:ins>
      <w:ins w:id="32" w:author="alexis messager" w:date="2026-04-17T10:28:00Z" w16du:dateUtc="2026-04-17T08:28:00Z">
        <w:r w:rsidR="001A019C">
          <w:t>riser)</w:t>
        </w:r>
      </w:ins>
    </w:p>
    <w:p w14:paraId="4B23266E" w14:textId="146EB1C0" w:rsidR="00FF1223" w:rsidRDefault="00FF1223">
      <w:pPr>
        <w:spacing w:before="40" w:after="40"/>
        <w:ind w:left="360"/>
        <w:rPr>
          <w:ins w:id="33" w:author="alexis messager" w:date="2026-04-16T21:48:00Z" w16du:dateUtc="2026-04-16T19:48:00Z"/>
        </w:rPr>
      </w:pPr>
      <w:proofErr w:type="spellStart"/>
      <w:ins w:id="34" w:author="alexis messager" w:date="2026-04-16T21:48:00Z" w16du:dateUtc="2026-04-16T19:48:00Z">
        <w:r>
          <w:t>Claude.ia</w:t>
        </w:r>
        <w:proofErr w:type="spellEnd"/>
      </w:ins>
    </w:p>
    <w:p w14:paraId="393C5282" w14:textId="4F9C490F" w:rsidR="00FF1223" w:rsidRDefault="00FF1223">
      <w:pPr>
        <w:spacing w:before="40" w:after="40"/>
        <w:ind w:left="360"/>
        <w:rPr>
          <w:ins w:id="35" w:author="alexis messager" w:date="2026-04-17T10:23:00Z" w16du:dateUtc="2026-04-17T08:23:00Z"/>
        </w:rPr>
      </w:pPr>
      <w:ins w:id="36" w:author="alexis messager" w:date="2026-04-16T21:48:00Z" w16du:dateUtc="2026-04-16T19:48:00Z">
        <w:r>
          <w:t>Gemini.google.com</w:t>
        </w:r>
      </w:ins>
    </w:p>
    <w:p w14:paraId="1E54CCE5" w14:textId="0BBA46D7" w:rsidR="004475BF" w:rsidRDefault="004475BF">
      <w:pPr>
        <w:spacing w:before="40" w:after="40"/>
        <w:ind w:left="360"/>
        <w:rPr>
          <w:ins w:id="37" w:author="alexis messager" w:date="2026-04-17T10:23:00Z" w16du:dateUtc="2026-04-17T08:23:00Z"/>
        </w:rPr>
      </w:pPr>
      <w:ins w:id="38" w:author="alexis messager" w:date="2026-04-17T10:23:00Z" w16du:dateUtc="2026-04-17T08:23:00Z">
        <w:r>
          <w:fldChar w:fldCharType="begin"/>
        </w:r>
        <w:r>
          <w:instrText>HYPERLINK "</w:instrText>
        </w:r>
        <w:r w:rsidRPr="004475BF">
          <w:instrText>https://wiki.ocsinventory-ng.org/03.Basic-documentation/Setting-up-a-OCS-Inventory-Server/</w:instrText>
        </w:r>
        <w:r>
          <w:instrText>"</w:instrText>
        </w:r>
        <w:r>
          <w:fldChar w:fldCharType="separate"/>
        </w:r>
        <w:r w:rsidRPr="002C6D16">
          <w:rPr>
            <w:rStyle w:val="Lienhypertexte"/>
          </w:rPr>
          <w:t>https://wiki.ocsinventory-ng.org/03.Basic-documentation/Setting-up-a-OCS-Inventory-Server/</w:t>
        </w:r>
        <w:r>
          <w:fldChar w:fldCharType="end"/>
        </w:r>
      </w:ins>
    </w:p>
    <w:p w14:paraId="5C17A46F" w14:textId="0DDA34F6" w:rsidR="004475BF" w:rsidRDefault="004475BF">
      <w:pPr>
        <w:spacing w:before="40" w:after="40"/>
        <w:ind w:left="360"/>
        <w:rPr>
          <w:ins w:id="39" w:author="alexis messager" w:date="2026-04-17T10:24:00Z" w16du:dateUtc="2026-04-17T08:24:00Z"/>
        </w:rPr>
      </w:pPr>
      <w:ins w:id="40" w:author="alexis messager" w:date="2026-04-17T10:24:00Z" w16du:dateUtc="2026-04-17T08:24:00Z">
        <w:r>
          <w:fldChar w:fldCharType="begin"/>
        </w:r>
        <w:r>
          <w:instrText>HYPERLINK "</w:instrText>
        </w:r>
      </w:ins>
      <w:ins w:id="41" w:author="alexis messager" w:date="2026-04-17T10:23:00Z" w16du:dateUtc="2026-04-17T08:23:00Z">
        <w:r w:rsidRPr="004475BF">
          <w:instrText>https://doc.ubuntu-fr.org/ocs_inventory</w:instrText>
        </w:r>
      </w:ins>
      <w:ins w:id="42" w:author="alexis messager" w:date="2026-04-17T10:24:00Z" w16du:dateUtc="2026-04-17T08:24:00Z">
        <w:r>
          <w:instrText>"</w:instrText>
        </w:r>
        <w:r>
          <w:fldChar w:fldCharType="separate"/>
        </w:r>
      </w:ins>
      <w:ins w:id="43" w:author="alexis messager" w:date="2026-04-17T10:23:00Z" w16du:dateUtc="2026-04-17T08:23:00Z">
        <w:r w:rsidRPr="002C6D16">
          <w:rPr>
            <w:rStyle w:val="Lienhypertexte"/>
          </w:rPr>
          <w:t>https://doc.ubuntu-fr.org/ocs_inventory</w:t>
        </w:r>
      </w:ins>
      <w:ins w:id="44" w:author="alexis messager" w:date="2026-04-17T10:24:00Z" w16du:dateUtc="2026-04-17T08:24:00Z">
        <w:r>
          <w:fldChar w:fldCharType="end"/>
        </w:r>
      </w:ins>
    </w:p>
    <w:p w14:paraId="5D924ECC" w14:textId="77777777" w:rsidR="004475BF" w:rsidRDefault="004475BF">
      <w:pPr>
        <w:spacing w:before="40" w:after="40"/>
        <w:ind w:left="360"/>
        <w:rPr>
          <w:ins w:id="45" w:author="alexis messager" w:date="2026-04-16T21:48:00Z" w16du:dateUtc="2026-04-16T19:48:00Z"/>
        </w:rPr>
      </w:pPr>
    </w:p>
    <w:p w14:paraId="59C9E2A7" w14:textId="77777777" w:rsidR="00FF1223" w:rsidRDefault="00FF1223">
      <w:pPr>
        <w:spacing w:before="40" w:after="40"/>
        <w:ind w:left="360"/>
        <w:rPr>
          <w:ins w:id="46" w:author="alexis messager" w:date="2026-04-16T21:42:00Z" w16du:dateUtc="2026-04-16T19:42:00Z"/>
        </w:rPr>
      </w:pPr>
    </w:p>
    <w:p w14:paraId="7A93D2D4" w14:textId="77777777" w:rsidR="00FF1223" w:rsidRDefault="00FF1223">
      <w:pPr>
        <w:spacing w:before="40" w:after="40"/>
        <w:ind w:left="360"/>
      </w:pPr>
    </w:p>
    <w:p w14:paraId="0CD9DA72" w14:textId="77777777" w:rsidR="00034E7C" w:rsidRPr="00034E7C" w:rsidRDefault="00034E7C">
      <w:pPr>
        <w:spacing w:before="40" w:after="40"/>
        <w:ind w:left="360"/>
      </w:pPr>
    </w:p>
    <w:sectPr w:rsidR="00034E7C" w:rsidRPr="00034E7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84C"/>
    <w:multiLevelType w:val="hybridMultilevel"/>
    <w:tmpl w:val="989E6EC6"/>
    <w:lvl w:ilvl="0" w:tplc="FF6C78EC">
      <w:start w:val="1"/>
      <w:numFmt w:val="bullet"/>
      <w:lvlText w:val="●"/>
      <w:lvlJc w:val="left"/>
      <w:pPr>
        <w:ind w:left="720" w:hanging="360"/>
      </w:pPr>
    </w:lvl>
    <w:lvl w:ilvl="1" w:tplc="6DF24758">
      <w:start w:val="1"/>
      <w:numFmt w:val="bullet"/>
      <w:lvlText w:val="○"/>
      <w:lvlJc w:val="left"/>
      <w:pPr>
        <w:ind w:left="1440" w:hanging="360"/>
      </w:pPr>
    </w:lvl>
    <w:lvl w:ilvl="2" w:tplc="82A43852">
      <w:start w:val="1"/>
      <w:numFmt w:val="bullet"/>
      <w:lvlText w:val="■"/>
      <w:lvlJc w:val="left"/>
      <w:pPr>
        <w:ind w:left="2160" w:hanging="360"/>
      </w:pPr>
    </w:lvl>
    <w:lvl w:ilvl="3" w:tplc="2954D040">
      <w:start w:val="1"/>
      <w:numFmt w:val="bullet"/>
      <w:lvlText w:val="●"/>
      <w:lvlJc w:val="left"/>
      <w:pPr>
        <w:ind w:left="2880" w:hanging="360"/>
      </w:pPr>
    </w:lvl>
    <w:lvl w:ilvl="4" w:tplc="DBD051BC">
      <w:start w:val="1"/>
      <w:numFmt w:val="bullet"/>
      <w:lvlText w:val="○"/>
      <w:lvlJc w:val="left"/>
      <w:pPr>
        <w:ind w:left="3600" w:hanging="360"/>
      </w:pPr>
    </w:lvl>
    <w:lvl w:ilvl="5" w:tplc="1B944886">
      <w:start w:val="1"/>
      <w:numFmt w:val="bullet"/>
      <w:lvlText w:val="■"/>
      <w:lvlJc w:val="left"/>
      <w:pPr>
        <w:ind w:left="4320" w:hanging="360"/>
      </w:pPr>
    </w:lvl>
    <w:lvl w:ilvl="6" w:tplc="BB4CE0BC">
      <w:start w:val="1"/>
      <w:numFmt w:val="bullet"/>
      <w:lvlText w:val="●"/>
      <w:lvlJc w:val="left"/>
      <w:pPr>
        <w:ind w:left="5040" w:hanging="360"/>
      </w:pPr>
    </w:lvl>
    <w:lvl w:ilvl="7" w:tplc="445E1556">
      <w:start w:val="1"/>
      <w:numFmt w:val="bullet"/>
      <w:lvlText w:val="●"/>
      <w:lvlJc w:val="left"/>
      <w:pPr>
        <w:ind w:left="5760" w:hanging="360"/>
      </w:pPr>
    </w:lvl>
    <w:lvl w:ilvl="8" w:tplc="059458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B35BB3"/>
    <w:multiLevelType w:val="hybridMultilevel"/>
    <w:tmpl w:val="48B6ED1C"/>
    <w:lvl w:ilvl="0" w:tplc="D4E63D4C">
      <w:start w:val="1"/>
      <w:numFmt w:val="bullet"/>
      <w:lvlText w:val="-"/>
      <w:lvlJc w:val="left"/>
      <w:pPr>
        <w:ind w:left="540" w:hanging="260"/>
      </w:pPr>
    </w:lvl>
    <w:lvl w:ilvl="1" w:tplc="1C507E60">
      <w:numFmt w:val="decimal"/>
      <w:lvlText w:val=""/>
      <w:lvlJc w:val="left"/>
    </w:lvl>
    <w:lvl w:ilvl="2" w:tplc="C6309DA0">
      <w:numFmt w:val="decimal"/>
      <w:lvlText w:val=""/>
      <w:lvlJc w:val="left"/>
    </w:lvl>
    <w:lvl w:ilvl="3" w:tplc="ABB003FE">
      <w:numFmt w:val="decimal"/>
      <w:lvlText w:val=""/>
      <w:lvlJc w:val="left"/>
    </w:lvl>
    <w:lvl w:ilvl="4" w:tplc="8F925C9C">
      <w:numFmt w:val="decimal"/>
      <w:lvlText w:val=""/>
      <w:lvlJc w:val="left"/>
    </w:lvl>
    <w:lvl w:ilvl="5" w:tplc="1E9A674A">
      <w:numFmt w:val="decimal"/>
      <w:lvlText w:val=""/>
      <w:lvlJc w:val="left"/>
    </w:lvl>
    <w:lvl w:ilvl="6" w:tplc="FB1634B2">
      <w:numFmt w:val="decimal"/>
      <w:lvlText w:val=""/>
      <w:lvlJc w:val="left"/>
    </w:lvl>
    <w:lvl w:ilvl="7" w:tplc="DFF8D88C">
      <w:numFmt w:val="decimal"/>
      <w:lvlText w:val=""/>
      <w:lvlJc w:val="left"/>
    </w:lvl>
    <w:lvl w:ilvl="8" w:tplc="EEEC7C0E">
      <w:numFmt w:val="decimal"/>
      <w:lvlText w:val=""/>
      <w:lvlJc w:val="left"/>
    </w:lvl>
  </w:abstractNum>
  <w:num w:numId="1" w16cid:durableId="145904545">
    <w:abstractNumId w:val="0"/>
    <w:lvlOverride w:ilvl="0">
      <w:startOverride w:val="1"/>
    </w:lvlOverride>
  </w:num>
  <w:num w:numId="2" w16cid:durableId="34027507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is messager">
    <w15:presenceInfo w15:providerId="Windows Live" w15:userId="8520be53487ab4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trackRevisions/>
  <w:documentProtection w:edit="trackedChange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A39"/>
    <w:rsid w:val="00034E7C"/>
    <w:rsid w:val="001A019C"/>
    <w:rsid w:val="0033272A"/>
    <w:rsid w:val="00356B4C"/>
    <w:rsid w:val="003F5ECD"/>
    <w:rsid w:val="004475BF"/>
    <w:rsid w:val="00462DA7"/>
    <w:rsid w:val="00884616"/>
    <w:rsid w:val="008B1A39"/>
    <w:rsid w:val="00A87337"/>
    <w:rsid w:val="00AD0AD7"/>
    <w:rsid w:val="00C55307"/>
    <w:rsid w:val="00DF0032"/>
    <w:rsid w:val="00E70293"/>
    <w:rsid w:val="00FF1223"/>
    <w:rsid w:val="00FF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9477"/>
  <w15:docId w15:val="{47802682-76CA-46CC-B75A-7D932577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2E74B5"/>
      </w:pBdr>
      <w:spacing w:before="320" w:after="120"/>
      <w:outlineLvl w:val="0"/>
    </w:pPr>
    <w:rPr>
      <w:b/>
      <w:bCs/>
      <w:color w:val="1F3864"/>
      <w:sz w:val="34"/>
      <w:szCs w:val="34"/>
    </w:rPr>
  </w:style>
  <w:style w:type="paragraph" w:styleId="Titre2">
    <w:name w:val="heading 2"/>
    <w:uiPriority w:val="9"/>
    <w:unhideWhenUsed/>
    <w:qFormat/>
    <w:pPr>
      <w:spacing w:before="220" w:after="8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327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vision">
    <w:name w:val="Revision"/>
    <w:hidden/>
    <w:uiPriority w:val="99"/>
    <w:semiHidden/>
    <w:rsid w:val="003F5ECD"/>
  </w:style>
  <w:style w:type="character" w:styleId="Marquedecommentaire">
    <w:name w:val="annotation reference"/>
    <w:basedOn w:val="Policepardfaut"/>
    <w:uiPriority w:val="99"/>
    <w:semiHidden/>
    <w:unhideWhenUsed/>
    <w:rsid w:val="003F5EC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F5EC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F5EC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5EC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5ECD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F122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A01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messager</cp:lastModifiedBy>
  <cp:revision>8</cp:revision>
  <dcterms:created xsi:type="dcterms:W3CDTF">2026-04-16T18:55:00Z</dcterms:created>
  <dcterms:modified xsi:type="dcterms:W3CDTF">2026-04-17T12:13:00Z</dcterms:modified>
</cp:coreProperties>
</file>